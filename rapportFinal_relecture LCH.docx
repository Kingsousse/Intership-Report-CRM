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val="0"/>
          <w:sz w:val="24"/>
          <w:lang w:eastAsia="en-US"/>
        </w:rPr>
        <w:id w:val="-1672012416"/>
        <w:docPartObj>
          <w:docPartGallery w:val="Cover Pages"/>
          <w:docPartUnique/>
        </w:docPartObj>
      </w:sdtPr>
      <w:sdtContent>
        <w:p w:rsidR="009912A7" w:rsidRDefault="00A4638E">
          <w:pPr>
            <w:pStyle w:val="NoSpacing"/>
          </w:pPr>
          <w:r>
            <w:rPr>
              <w:noProof/>
            </w:rPr>
            <w:pict>
              <v:group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A4638E"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sidR="00F521DC"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00F521DC"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A4638E"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w:pict>
              <v:shapetype id="_x0000_t202" coordsize="21600,21600" o:spt="202" path="m,l,21600r21600,l21600,xe">
                <v:stroke joinstyle="miter"/>
                <v:path gradientshapeok="t" o:connecttype="rect"/>
              </v:shapetype>
              <v:shape id="Zone de texte 1" o:spid="_x0000_s106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A4638E" w:rsidRDefault="00A4638E" w:rsidP="00882A56">
                      <w:pPr>
                        <w:pStyle w:val="NoSpacing"/>
                        <w:ind w:left="-426"/>
                        <w:jc w:val="center"/>
                        <w:rPr>
                          <w:rFonts w:eastAsiaTheme="majorEastAsia" w:cstheme="majorBidi"/>
                          <w:color w:val="262626" w:themeColor="text1" w:themeTint="D9"/>
                          <w:sz w:val="72"/>
                        </w:rPr>
                      </w:pPr>
                    </w:p>
                    <w:p w:rsidR="00A4638E" w:rsidRPr="009912A7" w:rsidRDefault="00A4638E"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A4638E" w:rsidRDefault="00A4638E" w:rsidP="00284631">
                      <w:pPr>
                        <w:spacing w:before="120" w:line="276" w:lineRule="auto"/>
                        <w:jc w:val="center"/>
                        <w:rPr>
                          <w:rFonts w:ascii="Verdana" w:hAnsi="Verdana"/>
                          <w:b/>
                          <w:sz w:val="22"/>
                        </w:rPr>
                      </w:pPr>
                      <w:r w:rsidRPr="009912A7">
                        <w:rPr>
                          <w:rFonts w:ascii="Verdana" w:hAnsi="Verdana"/>
                          <w:b/>
                          <w:sz w:val="22"/>
                        </w:rPr>
                        <w:t>Oussama ELABED</w:t>
                      </w:r>
                    </w:p>
                    <w:p w:rsidR="00A4638E" w:rsidRPr="009912A7" w:rsidRDefault="00A4638E" w:rsidP="00882A56">
                      <w:pPr>
                        <w:spacing w:before="120"/>
                        <w:jc w:val="center"/>
                        <w:rPr>
                          <w:rFonts w:ascii="Verdana" w:hAnsi="Verdana"/>
                          <w:b/>
                          <w:sz w:val="22"/>
                        </w:rPr>
                      </w:pPr>
                    </w:p>
                    <w:p w:rsidR="00A4638E" w:rsidRDefault="00A4638E"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A4638E" w:rsidRPr="009912A7" w:rsidRDefault="00A4638E"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Mme. </w:t>
                      </w:r>
                      <w:proofErr w:type="spellStart"/>
                      <w:r w:rsidRPr="00555BF6">
                        <w:rPr>
                          <w:rFonts w:ascii="Verdana" w:hAnsi="Verdana"/>
                          <w:b/>
                          <w:sz w:val="22"/>
                        </w:rPr>
                        <w:t>Luciana</w:t>
                      </w:r>
                      <w:proofErr w:type="spellEnd"/>
                      <w:r w:rsidRPr="00555BF6">
                        <w:rPr>
                          <w:rFonts w:ascii="Verdana" w:hAnsi="Verdana"/>
                          <w:b/>
                          <w:sz w:val="22"/>
                        </w:rPr>
                        <w:t xml:space="preserve"> </w:t>
                      </w:r>
                      <w:proofErr w:type="spellStart"/>
                      <w:r w:rsidRPr="00555BF6">
                        <w:rPr>
                          <w:rFonts w:ascii="Verdana" w:hAnsi="Verdana"/>
                          <w:b/>
                          <w:sz w:val="22"/>
                        </w:rPr>
                        <w:t>Arantes</w:t>
                      </w:r>
                      <w:proofErr w:type="spellEnd"/>
                    </w:p>
                  </w:txbxContent>
                </v:textbox>
                <w10:wrap anchorx="page" anchory="page"/>
              </v:shape>
            </w:pic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A4638E" w:rsidP="009912A7">
          <w:pPr>
            <w:spacing w:line="276" w:lineRule="auto"/>
            <w:jc w:val="left"/>
            <w:rPr>
              <w:rFonts w:eastAsiaTheme="majorEastAsia" w:cstheme="majorBidi"/>
              <w:color w:val="000000" w:themeColor="text1"/>
              <w:spacing w:val="5"/>
              <w:kern w:val="28"/>
              <w:sz w:val="52"/>
              <w:szCs w:val="52"/>
            </w:rPr>
          </w:pPr>
          <w:r>
            <w:rPr>
              <w:noProof/>
              <w:lang w:eastAsia="fr-FR"/>
            </w:rPr>
            <w:pict>
              <v:shape id="Zone de texte 32" o:spid="_x0000_s1065"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A4638E" w:rsidRDefault="00A4638E" w:rsidP="009912A7">
                      <w:pPr>
                        <w:pStyle w:val="NoSpacing"/>
                        <w:jc w:val="center"/>
                        <w:rPr>
                          <w:color w:val="4F81BD" w:themeColor="accent1"/>
                          <w:sz w:val="26"/>
                          <w:szCs w:val="26"/>
                        </w:rPr>
                      </w:pPr>
                      <w:r>
                        <w:rPr>
                          <w:color w:val="4F81BD" w:themeColor="accent1"/>
                          <w:sz w:val="26"/>
                          <w:szCs w:val="26"/>
                        </w:rPr>
                        <w:t>Année Universitaire</w:t>
                      </w:r>
                    </w:p>
                    <w:p w:rsidR="00A4638E" w:rsidRDefault="00A4638E" w:rsidP="009912A7">
                      <w:pPr>
                        <w:pStyle w:val="NoSpacing"/>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l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le"/>
        <w:spacing w:line="600" w:lineRule="auto"/>
      </w:pPr>
      <w:r>
        <w:lastRenderedPageBreak/>
        <w:t>Résumé</w:t>
      </w:r>
    </w:p>
    <w:p w:rsidR="00C618E8" w:rsidRDefault="00C618E8" w:rsidP="00C618E8">
      <w:del w:id="0" w:author="lchabot" w:date="2015-09-03T15:54:00Z">
        <w:r w:rsidDel="00A003B6">
          <w:delText xml:space="preserve">      </w:delText>
        </w:r>
      </w:del>
      <w:ins w:id="1" w:author="lchabot" w:date="2015-09-03T15:54:00Z">
        <w:r w:rsidR="00A003B6">
          <w:tab/>
        </w:r>
      </w:ins>
      <w:r>
        <w:t xml:space="preserve">Ce rapport décrit le travail que j’ai effectué à la société </w:t>
      </w:r>
      <w:proofErr w:type="spellStart"/>
      <w:r>
        <w:t>Coheris</w:t>
      </w:r>
      <w:proofErr w:type="spellEnd"/>
      <w:r>
        <w:t xml:space="preserve"> dans le cadre de mon stage de fin </w:t>
      </w:r>
      <w:del w:id="2" w:author="lchabot" w:date="2015-09-03T15:20:00Z">
        <w:r w:rsidDel="00404111">
          <w:delText xml:space="preserve">des </w:delText>
        </w:r>
      </w:del>
      <w:ins w:id="3" w:author="lchabot" w:date="2015-09-03T15:20:00Z">
        <w:r w:rsidR="00404111">
          <w:t>d’</w:t>
        </w:r>
      </w:ins>
      <w:r>
        <w:t>études en vue d’obtention d</w:t>
      </w:r>
      <w:del w:id="4" w:author="lchabot" w:date="2015-09-03T15:20:00Z">
        <w:r w:rsidDel="00404111">
          <w:delText>’</w:delText>
        </w:r>
      </w:del>
      <w:r>
        <w:t>u</w:t>
      </w:r>
      <w:del w:id="5" w:author="lchabot" w:date="2015-09-03T15:20:00Z">
        <w:r w:rsidDel="00404111">
          <w:delText>n</w:delText>
        </w:r>
      </w:del>
      <w:r>
        <w:t xml:space="preserve"> diplôme de Master Informatique spécialité systèmes et applications réparties. </w:t>
      </w:r>
    </w:p>
    <w:p w:rsidR="00C618E8" w:rsidRDefault="00C618E8" w:rsidP="00C618E8">
      <w:del w:id="6" w:author="lchabot" w:date="2015-09-03T15:54:00Z">
        <w:r w:rsidDel="00A003B6">
          <w:delText xml:space="preserve">      </w:delText>
        </w:r>
      </w:del>
      <w:ins w:id="7" w:author="lchabot" w:date="2015-09-03T15:54:00Z">
        <w:r w:rsidR="00A003B6">
          <w:tab/>
        </w:r>
      </w:ins>
      <w:r>
        <w:t xml:space="preserve">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w:t>
      </w:r>
      <w:proofErr w:type="spellStart"/>
      <w:r w:rsidRPr="006737E1">
        <w:t>SaaS</w:t>
      </w:r>
      <w:proofErr w:type="spellEnd"/>
      <w:r w:rsidRPr="006737E1">
        <w:t xml:space="preserve"> </w:t>
      </w:r>
      <w:r>
        <w:t xml:space="preserve">à </w:t>
      </w:r>
      <w:r w:rsidRPr="006737E1">
        <w:t>la demande</w:t>
      </w:r>
      <w:r>
        <w:t>.</w:t>
      </w:r>
    </w:p>
    <w:p w:rsidR="00597EEE" w:rsidDel="00A003B6" w:rsidRDefault="00C618E8" w:rsidP="00C618E8">
      <w:pPr>
        <w:rPr>
          <w:del w:id="8" w:author="lchabot" w:date="2015-09-03T15:53:00Z"/>
        </w:rPr>
      </w:pPr>
      <w:del w:id="9" w:author="lchabot" w:date="2015-09-03T15:54:00Z">
        <w:r w:rsidDel="00A003B6">
          <w:delText xml:space="preserve">      </w:delText>
        </w:r>
      </w:del>
      <w:ins w:id="10" w:author="lchabot" w:date="2015-09-03T15:54:00Z">
        <w:r w:rsidR="00A003B6">
          <w:tab/>
        </w:r>
      </w:ins>
      <w:r>
        <w:t>Intégré au sein de l’équipe de recherche et développement CRM, j’ai eu en charge de mettre en œuvre une nouvelle architecture basée sur l’approche Domain-</w:t>
      </w:r>
      <w:proofErr w:type="spellStart"/>
      <w:r>
        <w:t>Driven</w:t>
      </w:r>
      <w:proofErr w:type="spellEnd"/>
      <w:r>
        <w:t xml:space="preserve"> Design et d’intégrer la solution SPAD </w:t>
      </w:r>
      <w:proofErr w:type="spellStart"/>
      <w:r>
        <w:t>RealTime</w:t>
      </w:r>
      <w:proofErr w:type="spellEnd"/>
      <w:r>
        <w:t xml:space="preserve"> dans le nouveau module social. Au cours de cette mission, j’ai ainsi pu parfaire mes connaissances sur le langage JAVA et le Framework Java entreprise Edition dans sa dernière spécification 7, </w:t>
      </w:r>
      <w:del w:id="11" w:author="lchabot" w:date="2015-09-03T15:21:00Z">
        <w:r w:rsidDel="00404111">
          <w:delText xml:space="preserve">ainsi </w:delText>
        </w:r>
      </w:del>
      <w:ins w:id="12" w:author="lchabot" w:date="2015-09-03T15:21:00Z">
        <w:r w:rsidR="00404111">
          <w:t xml:space="preserve">puis </w:t>
        </w:r>
      </w:ins>
      <w:r>
        <w:t>de réaliser une veille technologique sur les systèmes de planification de tâches et de pratiquer la conception avec l’approche Domai</w:t>
      </w:r>
      <w:r w:rsidR="00B73D43">
        <w:t>n-</w:t>
      </w:r>
      <w:proofErr w:type="spellStart"/>
      <w:r w:rsidR="00B73D43">
        <w:t>Driven</w:t>
      </w:r>
      <w:proofErr w:type="spellEnd"/>
      <w:r w:rsidR="00B73D43">
        <w:t xml:space="preserve"> </w:t>
      </w:r>
      <w:del w:id="13" w:author="lchabot" w:date="2015-09-03T15:22:00Z">
        <w:r w:rsidR="00B73D43" w:rsidDel="00404111">
          <w:delText>Disign</w:delText>
        </w:r>
      </w:del>
      <w:ins w:id="14" w:author="lchabot" w:date="2015-09-03T15:22:00Z">
        <w:r w:rsidR="00404111">
          <w:t>Design</w:t>
        </w:r>
      </w:ins>
      <w:ins w:id="15" w:author="lchabot" w:date="2015-09-03T15:23:00Z">
        <w:r w:rsidR="00404111">
          <w:t xml:space="preserve"> ainsi que l’approche </w:t>
        </w:r>
        <w:proofErr w:type="spellStart"/>
        <w:r w:rsidR="00404111">
          <w:t>CQRS</w:t>
        </w:r>
      </w:ins>
      <w:r w:rsidR="00B73D43">
        <w:t>.</w:t>
      </w:r>
    </w:p>
    <w:p w:rsidR="00B73D43" w:rsidDel="00A003B6" w:rsidRDefault="00B73D43" w:rsidP="00C618E8">
      <w:pPr>
        <w:rPr>
          <w:del w:id="16" w:author="lchabot" w:date="2015-09-03T15:53:00Z"/>
        </w:rPr>
      </w:pPr>
    </w:p>
    <w:p w:rsidR="00034E52" w:rsidRPr="00A003B6" w:rsidRDefault="00034E52" w:rsidP="00B73D43">
      <w:pPr>
        <w:pStyle w:val="Heading4"/>
        <w:spacing w:before="240"/>
        <w:rPr>
          <w:rPrChange w:id="17" w:author="lchabot" w:date="2015-09-03T15:51:00Z">
            <w:rPr>
              <w:lang w:val="en-US"/>
            </w:rPr>
          </w:rPrChange>
        </w:rPr>
      </w:pPr>
      <w:r w:rsidRPr="00A003B6">
        <w:rPr>
          <w:rPrChange w:id="18" w:author="lchabot" w:date="2015-09-03T15:51:00Z">
            <w:rPr>
              <w:rFonts w:asciiTheme="majorHAnsi" w:eastAsiaTheme="minorHAnsi" w:hAnsiTheme="majorHAnsi" w:cstheme="minorBidi"/>
              <w:b w:val="0"/>
              <w:iCs w:val="0"/>
              <w:color w:val="auto"/>
              <w:lang w:val="en-US"/>
            </w:rPr>
          </w:rPrChange>
        </w:rPr>
        <w:t>Mots</w:t>
      </w:r>
      <w:proofErr w:type="spellEnd"/>
      <w:r w:rsidRPr="00A003B6">
        <w:rPr>
          <w:rPrChange w:id="19" w:author="lchabot" w:date="2015-09-03T15:51:00Z">
            <w:rPr>
              <w:rFonts w:asciiTheme="majorHAnsi" w:eastAsiaTheme="minorHAnsi" w:hAnsiTheme="majorHAnsi" w:cstheme="minorBidi"/>
              <w:b w:val="0"/>
              <w:iCs w:val="0"/>
              <w:color w:val="auto"/>
              <w:lang w:val="en-US"/>
            </w:rPr>
          </w:rPrChange>
        </w:rPr>
        <w:t xml:space="preserve"> clés</w:t>
      </w:r>
    </w:p>
    <w:p w:rsidR="00B73D43" w:rsidRPr="00597EEE" w:rsidRDefault="00597EEE" w:rsidP="00597EEE">
      <w:pPr>
        <w:spacing w:line="240" w:lineRule="auto"/>
        <w:rPr>
          <w:sz w:val="22"/>
          <w:lang w:val="en-US"/>
        </w:rPr>
      </w:pPr>
      <w:r w:rsidRPr="00A003B6">
        <w:rPr>
          <w:lang w:val="en-US"/>
        </w:rPr>
        <w:t xml:space="preserve">      </w:t>
      </w:r>
      <w:r w:rsidR="00034E52" w:rsidRPr="00597EEE">
        <w:rPr>
          <w:sz w:val="22"/>
          <w:lang w:val="en-US"/>
        </w:rPr>
        <w:t>CRM</w:t>
      </w:r>
      <w:ins w:id="20" w:author="lchabot" w:date="2015-09-03T15:52:00Z">
        <w:r w:rsidR="00A003B6">
          <w:rPr>
            <w:sz w:val="22"/>
            <w:lang w:val="en-US"/>
          </w:rPr>
          <w:t xml:space="preserve"> (Customer Relationship Management)</w:t>
        </w:r>
      </w:ins>
      <w:r w:rsidR="00034E52" w:rsidRPr="00597EEE">
        <w:rPr>
          <w:sz w:val="22"/>
          <w:lang w:val="en-US"/>
        </w:rPr>
        <w:t xml:space="preserve">, DDD (Domain-Driven </w:t>
      </w:r>
      <w:proofErr w:type="spellStart"/>
      <w:r w:rsidR="00034E52" w:rsidRPr="00597EEE">
        <w:rPr>
          <w:sz w:val="22"/>
          <w:lang w:val="en-US"/>
        </w:rPr>
        <w:t>Disign</w:t>
      </w:r>
      <w:proofErr w:type="spellEnd"/>
      <w:r w:rsidR="00034E52" w:rsidRPr="00597EEE">
        <w:rPr>
          <w:sz w:val="22"/>
          <w:lang w:val="en-US"/>
        </w:rPr>
        <w:t>)</w:t>
      </w:r>
      <w:ins w:id="21" w:author="lchabot" w:date="2015-09-03T15:51:00Z">
        <w:r w:rsidR="00A003B6">
          <w:rPr>
            <w:sz w:val="22"/>
            <w:lang w:val="en-US"/>
          </w:rPr>
          <w:t>, CQRS (</w:t>
        </w:r>
        <w:r w:rsidR="00A003B6" w:rsidRPr="00A003B6">
          <w:rPr>
            <w:sz w:val="22"/>
            <w:lang w:val="en-US"/>
          </w:rPr>
          <w:t>Command and Query Responsibility Segregation</w:t>
        </w:r>
        <w:r w:rsidR="00A003B6">
          <w:rPr>
            <w:sz w:val="22"/>
            <w:lang w:val="en-US"/>
          </w:rPr>
          <w:t>)</w:t>
        </w:r>
      </w:ins>
      <w:r w:rsidR="00034E52" w:rsidRPr="00597EEE">
        <w:rPr>
          <w:sz w:val="22"/>
          <w:lang w:val="en-US"/>
        </w:rPr>
        <w:t xml:space="preserve">, Quartz, Graph </w:t>
      </w:r>
      <w:proofErr w:type="spellStart"/>
      <w:proofErr w:type="gramStart"/>
      <w:r w:rsidR="00034E52" w:rsidRPr="00597EEE">
        <w:rPr>
          <w:sz w:val="22"/>
          <w:lang w:val="en-US"/>
        </w:rPr>
        <w:t>Api</w:t>
      </w:r>
      <w:proofErr w:type="spellEnd"/>
      <w:proofErr w:type="gramEnd"/>
      <w:r w:rsidR="00034E52" w:rsidRPr="00597EEE">
        <w:rPr>
          <w:sz w:val="22"/>
          <w:lang w:val="en-US"/>
        </w:rPr>
        <w:t xml:space="preserve"> Facebook, JAVA, JSF</w:t>
      </w:r>
      <w:ins w:id="22" w:author="lchabot" w:date="2015-09-03T15:52:00Z">
        <w:r w:rsidR="00A003B6">
          <w:rPr>
            <w:sz w:val="22"/>
            <w:lang w:val="en-US"/>
          </w:rPr>
          <w:t xml:space="preserve"> (</w:t>
        </w:r>
      </w:ins>
      <w:proofErr w:type="spellStart"/>
      <w:ins w:id="23" w:author="lchabot" w:date="2015-09-03T15:53:00Z">
        <w:r w:rsidR="00A003B6">
          <w:rPr>
            <w:sz w:val="22"/>
            <w:lang w:val="en-US"/>
          </w:rPr>
          <w:t>JavaServer</w:t>
        </w:r>
        <w:proofErr w:type="spellEnd"/>
        <w:r w:rsidR="00A003B6">
          <w:rPr>
            <w:sz w:val="22"/>
            <w:lang w:val="en-US"/>
          </w:rPr>
          <w:t xml:space="preserve"> Faces</w:t>
        </w:r>
      </w:ins>
      <w:ins w:id="24" w:author="lchabot" w:date="2015-09-03T15:52:00Z">
        <w:r w:rsidR="00A003B6">
          <w:rPr>
            <w:sz w:val="22"/>
            <w:lang w:val="en-US"/>
          </w:rPr>
          <w:t>)</w:t>
        </w:r>
      </w:ins>
      <w:r w:rsidR="00034E52" w:rsidRPr="00597EEE">
        <w:rPr>
          <w:sz w:val="22"/>
          <w:lang w:val="en-US"/>
        </w:rPr>
        <w:t>,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Heading4"/>
        <w:spacing w:before="240"/>
        <w:rPr>
          <w:lang w:val="en-US"/>
        </w:rPr>
      </w:pPr>
      <w:r w:rsidRPr="00034E52">
        <w:rPr>
          <w:lang w:val="en-US"/>
        </w:rPr>
        <w:t>Contacts</w:t>
      </w:r>
    </w:p>
    <w:p w:rsidR="00034E52" w:rsidRPr="00597EEE" w:rsidRDefault="00034E52" w:rsidP="00597EEE">
      <w:pPr>
        <w:pStyle w:val="ListParagraph"/>
        <w:numPr>
          <w:ilvl w:val="0"/>
          <w:numId w:val="34"/>
        </w:numPr>
        <w:spacing w:after="0" w:line="276" w:lineRule="auto"/>
        <w:rPr>
          <w:sz w:val="22"/>
          <w:lang w:val="en-US"/>
        </w:rPr>
      </w:pPr>
      <w:r w:rsidRPr="00597EEE">
        <w:rPr>
          <w:sz w:val="22"/>
          <w:lang w:val="en-US"/>
        </w:rPr>
        <w:t xml:space="preserve">Christophe </w:t>
      </w:r>
      <w:proofErr w:type="spellStart"/>
      <w:r w:rsidRPr="00597EEE">
        <w:rPr>
          <w:sz w:val="22"/>
          <w:lang w:val="en-US"/>
        </w:rPr>
        <w:t>Debarre</w:t>
      </w:r>
      <w:proofErr w:type="spellEnd"/>
      <w:r w:rsidRPr="00597EEE">
        <w:rPr>
          <w:sz w:val="22"/>
          <w:lang w:val="en-US"/>
        </w:rPr>
        <w:t> </w:t>
      </w:r>
    </w:p>
    <w:p w:rsidR="00034E52" w:rsidRPr="00597EEE" w:rsidRDefault="00034E52" w:rsidP="00597EEE">
      <w:pPr>
        <w:spacing w:after="0" w:line="276" w:lineRule="auto"/>
        <w:ind w:firstLine="708"/>
        <w:rPr>
          <w:sz w:val="22"/>
        </w:rPr>
      </w:pPr>
      <w:proofErr w:type="spellStart"/>
      <w:r w:rsidRPr="00597EEE">
        <w:rPr>
          <w:sz w:val="22"/>
        </w:rPr>
        <w:t>Chief</w:t>
      </w:r>
      <w:proofErr w:type="spellEnd"/>
      <w:r w:rsidRPr="00597EEE">
        <w:rPr>
          <w:sz w:val="22"/>
        </w:rPr>
        <w:t xml:space="preserve"> </w:t>
      </w:r>
      <w:proofErr w:type="spellStart"/>
      <w:r w:rsidRPr="00597EEE">
        <w:rPr>
          <w:sz w:val="22"/>
        </w:rPr>
        <w:t>Technology</w:t>
      </w:r>
      <w:proofErr w:type="spellEnd"/>
      <w:r w:rsidRPr="00597EEE">
        <w:rPr>
          <w:sz w:val="22"/>
        </w:rPr>
        <w:t xml:space="preserve"> </w:t>
      </w:r>
      <w:proofErr w:type="spellStart"/>
      <w:r w:rsidRPr="00597EEE">
        <w:rPr>
          <w:sz w:val="22"/>
        </w:rPr>
        <w:t>Officer</w:t>
      </w:r>
      <w:proofErr w:type="spellEnd"/>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Hyperlink"/>
            <w:b/>
            <w:color w:val="auto"/>
            <w:sz w:val="22"/>
          </w:rPr>
          <w:t>www.coheris.com</w:t>
        </w:r>
      </w:hyperlink>
    </w:p>
    <w:p w:rsidR="00034E52" w:rsidRPr="00597EEE" w:rsidRDefault="00034E52" w:rsidP="00597EEE">
      <w:pPr>
        <w:pStyle w:val="ListParagraph"/>
        <w:numPr>
          <w:ilvl w:val="0"/>
          <w:numId w:val="34"/>
        </w:numPr>
        <w:spacing w:before="240" w:after="0" w:line="276" w:lineRule="auto"/>
        <w:rPr>
          <w:sz w:val="22"/>
        </w:rPr>
      </w:pPr>
      <w:r w:rsidRPr="00597EEE">
        <w:rPr>
          <w:sz w:val="22"/>
        </w:rPr>
        <w:t>Ludovic Chabot </w:t>
      </w:r>
    </w:p>
    <w:p w:rsidR="00034E52" w:rsidRPr="00597EEE" w:rsidRDefault="00A003B6" w:rsidP="00597EEE">
      <w:pPr>
        <w:spacing w:after="0" w:line="276" w:lineRule="auto"/>
        <w:ind w:left="708"/>
        <w:rPr>
          <w:sz w:val="22"/>
        </w:rPr>
      </w:pPr>
      <w:ins w:id="25" w:author="lchabot" w:date="2015-09-03T15:52:00Z">
        <w:r>
          <w:rPr>
            <w:sz w:val="22"/>
          </w:rPr>
          <w:t xml:space="preserve">Responsable </w:t>
        </w:r>
      </w:ins>
      <w:r w:rsidR="00034E52"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lastRenderedPageBreak/>
        <w:t>lchabot@coheris.com -</w:t>
      </w:r>
      <w:r w:rsidRPr="00597EEE">
        <w:rPr>
          <w:rStyle w:val="apple-converted-space"/>
          <w:b/>
          <w:sz w:val="22"/>
        </w:rPr>
        <w:t> </w:t>
      </w:r>
      <w:hyperlink r:id="rId12" w:history="1">
        <w:r w:rsidRPr="00597EEE">
          <w:rPr>
            <w:rStyle w:val="Hyperlink"/>
            <w:b/>
            <w:color w:val="auto"/>
            <w:sz w:val="22"/>
          </w:rPr>
          <w:t>www.coheris.com</w:t>
        </w:r>
      </w:hyperlink>
    </w:p>
    <w:p w:rsidR="00C618E8" w:rsidRDefault="00C618E8" w:rsidP="0022327B">
      <w:pPr>
        <w:sectPr w:rsidR="00C618E8" w:rsidSect="0084790D">
          <w:headerReference w:type="default" r:id="rId13"/>
          <w:footerReference w:type="default" r:id="rId14"/>
          <w:headerReference w:type="first" r:id="rId15"/>
          <w:footerReference w:type="first" r:id="rId16"/>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l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w:t>
      </w:r>
      <w:ins w:id="26" w:author="lchabot" w:date="2015-09-03T15:54:00Z">
        <w:r w:rsidR="00A003B6">
          <w:rPr>
            <w:shd w:val="clear" w:color="auto" w:fill="FFFFFF"/>
          </w:rPr>
          <w:t>,</w:t>
        </w:r>
      </w:ins>
      <w:r w:rsidR="00D30AFF">
        <w:rPr>
          <w:shd w:val="clear" w:color="auto" w:fill="FFFFFF"/>
        </w:rPr>
        <w:t xml:space="preserve"> tout d’abord</w:t>
      </w:r>
      <w:ins w:id="27" w:author="lchabot" w:date="2015-09-03T15:54:00Z">
        <w:r w:rsidR="00A003B6">
          <w:rPr>
            <w:shd w:val="clear" w:color="auto" w:fill="FFFFFF"/>
          </w:rPr>
          <w:t>,</w:t>
        </w:r>
      </w:ins>
      <w:r w:rsidR="00D30AFF">
        <w:rPr>
          <w:shd w:val="clear" w:color="auto" w:fill="FFFFFF"/>
        </w:rPr>
        <w:t xml:space="preserve"> toutes les personnes qui m’ont donné</w:t>
      </w:r>
      <w:del w:id="28" w:author="lchabot" w:date="2015-09-03T15:54:00Z">
        <w:r w:rsidR="00D30AFF" w:rsidDel="00A003B6">
          <w:rPr>
            <w:shd w:val="clear" w:color="auto" w:fill="FFFFFF"/>
          </w:rPr>
          <w:delText>e</w:delText>
        </w:r>
      </w:del>
      <w:r w:rsidR="00D30AFF">
        <w:rPr>
          <w:shd w:val="clear" w:color="auto" w:fill="FFFFFF"/>
        </w:rPr>
        <w:t xml:space="preserve"> la chance de rejoindre une équipe de développement au sein de COHERIS, et qui ont contribué</w:t>
      </w:r>
      <w:ins w:id="29" w:author="lchabot" w:date="2015-09-03T15:55:00Z">
        <w:r w:rsidR="00A003B6">
          <w:rPr>
            <w:shd w:val="clear" w:color="auto" w:fill="FFFFFF"/>
          </w:rPr>
          <w:t>es</w:t>
        </w:r>
      </w:ins>
      <w:r w:rsidR="00D30AFF">
        <w:rPr>
          <w:shd w:val="clear" w:color="auto" w:fill="FFFFFF"/>
        </w:rPr>
        <w:t xml:space="preserve">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Madame</w:t>
      </w:r>
      <w:del w:id="30" w:author="lchabot" w:date="2015-09-03T15:55:00Z">
        <w:r w:rsidR="00B16F49" w:rsidDel="00A003B6">
          <w:delText>.</w:delText>
        </w:r>
      </w:del>
      <w:r w:rsidR="00B16F49">
        <w:t xml:space="preserve"> </w:t>
      </w:r>
      <w:proofErr w:type="spellStart"/>
      <w:r w:rsidR="00B16F49" w:rsidRPr="00B16F49">
        <w:t>Luciana</w:t>
      </w:r>
      <w:proofErr w:type="spellEnd"/>
      <w:r w:rsidR="00B16F49" w:rsidRPr="00B16F49">
        <w:t xml:space="preserve"> </w:t>
      </w:r>
      <w:proofErr w:type="spellStart"/>
      <w:r w:rsidR="00B16F49" w:rsidRPr="00B16F49">
        <w:t>Arantes</w:t>
      </w:r>
      <w:proofErr w:type="spellEnd"/>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 xml:space="preserve">qui </w:t>
      </w:r>
      <w:del w:id="31" w:author="lchabot" w:date="2015-09-03T15:56:00Z">
        <w:r w:rsidR="00B16F49" w:rsidDel="00A003B6">
          <w:delText>m’</w:delText>
        </w:r>
      </w:del>
      <w:r w:rsidR="00B16F49">
        <w:t>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7"/>
          <w:footerReference w:type="first" r:id="rId18"/>
          <w:pgSz w:w="11906" w:h="16838"/>
          <w:pgMar w:top="1440" w:right="1983" w:bottom="1440" w:left="1985" w:header="708" w:footer="708" w:gutter="0"/>
          <w:pgNumType w:fmt="lowerRoman"/>
          <w:cols w:space="708"/>
          <w:titlePg/>
          <w:docGrid w:linePitch="360"/>
        </w:sectPr>
      </w:pPr>
    </w:p>
    <w:p w:rsidR="0022327B" w:rsidRDefault="0022327B" w:rsidP="008D5832">
      <w:pPr>
        <w:pStyle w:val="Title"/>
        <w:spacing w:line="600" w:lineRule="auto"/>
      </w:pPr>
      <w:r>
        <w:lastRenderedPageBreak/>
        <w:t>Liste des figures</w:t>
      </w:r>
      <w:ins w:id="32" w:author="lchabot" w:date="2015-09-03T15:56:00Z">
        <w:r w:rsidR="00A003B6">
          <w:t xml:space="preserve"> (A mettre plutôt en fin de document)</w:t>
        </w:r>
      </w:ins>
    </w:p>
    <w:p w:rsidR="00A003B6" w:rsidRDefault="00F249A1">
      <w:pPr>
        <w:pStyle w:val="TableofFigures"/>
        <w:tabs>
          <w:tab w:val="right" w:leader="dot" w:pos="7928"/>
        </w:tabs>
        <w:rPr>
          <w:ins w:id="33" w:author="lchabot" w:date="2015-09-03T16:00:00Z"/>
          <w:rFonts w:asciiTheme="minorHAnsi" w:eastAsiaTheme="minorEastAsia" w:hAnsiTheme="minorHAnsi"/>
          <w:noProof/>
          <w:sz w:val="22"/>
          <w:lang w:eastAsia="fr-FR"/>
        </w:rPr>
      </w:pPr>
      <w:r>
        <w:fldChar w:fldCharType="begin"/>
      </w:r>
      <w:r w:rsidR="008D5832">
        <w:instrText xml:space="preserve"> TOC \h \z \c "Figure" </w:instrText>
      </w:r>
      <w:r>
        <w:fldChar w:fldCharType="separate"/>
      </w:r>
      <w:ins w:id="34" w:author="lchabot" w:date="2015-09-03T16:00:00Z">
        <w:r w:rsidR="00A003B6" w:rsidRPr="00C742E0">
          <w:rPr>
            <w:rStyle w:val="Hyperlink"/>
            <w:noProof/>
          </w:rPr>
          <w:fldChar w:fldCharType="begin"/>
        </w:r>
        <w:r w:rsidR="00A003B6" w:rsidRPr="00C742E0">
          <w:rPr>
            <w:rStyle w:val="Hyperlink"/>
            <w:noProof/>
          </w:rPr>
          <w:instrText xml:space="preserve"> </w:instrText>
        </w:r>
        <w:r w:rsidR="00A003B6">
          <w:rPr>
            <w:noProof/>
          </w:rPr>
          <w:instrText>HYPERLINK \l "_Toc429059346"</w:instrText>
        </w:r>
        <w:r w:rsidR="00A003B6" w:rsidRPr="00C742E0">
          <w:rPr>
            <w:rStyle w:val="Hyperlink"/>
            <w:noProof/>
          </w:rPr>
          <w:instrText xml:space="preserve"> </w:instrText>
        </w:r>
        <w:r w:rsidR="00A003B6" w:rsidRPr="00C742E0">
          <w:rPr>
            <w:rStyle w:val="Hyperlink"/>
            <w:noProof/>
          </w:rPr>
          <w:fldChar w:fldCharType="separate"/>
        </w:r>
        <w:r w:rsidR="00A003B6" w:rsidRPr="00C742E0">
          <w:rPr>
            <w:rStyle w:val="Hyperlink"/>
            <w:noProof/>
          </w:rPr>
          <w:t>Figure 1: Organigramme de l’entreprise COHERIS</w:t>
        </w:r>
        <w:r w:rsidR="00A003B6">
          <w:rPr>
            <w:noProof/>
            <w:webHidden/>
          </w:rPr>
          <w:tab/>
        </w:r>
        <w:r w:rsidR="00A003B6">
          <w:rPr>
            <w:noProof/>
            <w:webHidden/>
          </w:rPr>
          <w:fldChar w:fldCharType="begin"/>
        </w:r>
        <w:r w:rsidR="00A003B6">
          <w:rPr>
            <w:noProof/>
            <w:webHidden/>
          </w:rPr>
          <w:instrText xml:space="preserve"> PAGEREF _Toc429059346 \h </w:instrText>
        </w:r>
      </w:ins>
      <w:r w:rsidR="00A003B6">
        <w:rPr>
          <w:noProof/>
          <w:webHidden/>
        </w:rPr>
      </w:r>
      <w:r w:rsidR="00A003B6">
        <w:rPr>
          <w:noProof/>
          <w:webHidden/>
        </w:rPr>
        <w:fldChar w:fldCharType="separate"/>
      </w:r>
      <w:ins w:id="35" w:author="lchabot" w:date="2015-09-03T16:00:00Z">
        <w:r w:rsidR="00A003B6">
          <w:rPr>
            <w:noProof/>
            <w:webHidden/>
          </w:rPr>
          <w:t>12</w:t>
        </w:r>
        <w:r w:rsidR="00A003B6">
          <w:rPr>
            <w:noProof/>
            <w:webHidden/>
          </w:rPr>
          <w:fldChar w:fldCharType="end"/>
        </w:r>
        <w:r w:rsidR="00A003B6" w:rsidRPr="00C742E0">
          <w:rPr>
            <w:rStyle w:val="Hyperlink"/>
            <w:noProof/>
          </w:rPr>
          <w:fldChar w:fldCharType="end"/>
        </w:r>
      </w:ins>
    </w:p>
    <w:p w:rsidR="00A003B6" w:rsidRDefault="00A003B6">
      <w:pPr>
        <w:pStyle w:val="TableofFigures"/>
        <w:tabs>
          <w:tab w:val="right" w:leader="dot" w:pos="7928"/>
        </w:tabs>
        <w:rPr>
          <w:ins w:id="36" w:author="lchabot" w:date="2015-09-03T16:00:00Z"/>
          <w:rFonts w:asciiTheme="minorHAnsi" w:eastAsiaTheme="minorEastAsia" w:hAnsiTheme="minorHAnsi"/>
          <w:noProof/>
          <w:sz w:val="22"/>
          <w:lang w:eastAsia="fr-FR"/>
        </w:rPr>
      </w:pPr>
      <w:ins w:id="37"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"_Toc429059347"</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2: Organigramme de la direction de l'offre</w:t>
        </w:r>
        <w:r>
          <w:rPr>
            <w:noProof/>
            <w:webHidden/>
          </w:rPr>
          <w:tab/>
        </w:r>
        <w:r>
          <w:rPr>
            <w:noProof/>
            <w:webHidden/>
          </w:rPr>
          <w:fldChar w:fldCharType="begin"/>
        </w:r>
        <w:r>
          <w:rPr>
            <w:noProof/>
            <w:webHidden/>
          </w:rPr>
          <w:instrText xml:space="preserve"> PAGEREF _Toc429059347 \h </w:instrText>
        </w:r>
      </w:ins>
      <w:r>
        <w:rPr>
          <w:noProof/>
          <w:webHidden/>
        </w:rPr>
      </w:r>
      <w:r>
        <w:rPr>
          <w:noProof/>
          <w:webHidden/>
        </w:rPr>
        <w:fldChar w:fldCharType="separate"/>
      </w:r>
      <w:ins w:id="38" w:author="lchabot" w:date="2015-09-03T16:00:00Z">
        <w:r>
          <w:rPr>
            <w:noProof/>
            <w:webHidden/>
          </w:rPr>
          <w:t>14</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39" w:author="lchabot" w:date="2015-09-03T16:00:00Z"/>
          <w:rFonts w:asciiTheme="minorHAnsi" w:eastAsiaTheme="minorEastAsia" w:hAnsiTheme="minorHAnsi"/>
          <w:noProof/>
          <w:sz w:val="22"/>
          <w:lang w:eastAsia="fr-FR"/>
        </w:rPr>
      </w:pPr>
      <w:ins w:id="40"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"_Toc429059348"</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3:Socle J2EE Coheris</w:t>
        </w:r>
        <w:r>
          <w:rPr>
            <w:noProof/>
            <w:webHidden/>
          </w:rPr>
          <w:tab/>
        </w:r>
        <w:r>
          <w:rPr>
            <w:noProof/>
            <w:webHidden/>
          </w:rPr>
          <w:fldChar w:fldCharType="begin"/>
        </w:r>
        <w:r>
          <w:rPr>
            <w:noProof/>
            <w:webHidden/>
          </w:rPr>
          <w:instrText xml:space="preserve"> PAGEREF _Toc429059348 \h </w:instrText>
        </w:r>
      </w:ins>
      <w:r>
        <w:rPr>
          <w:noProof/>
          <w:webHidden/>
        </w:rPr>
      </w:r>
      <w:r>
        <w:rPr>
          <w:noProof/>
          <w:webHidden/>
        </w:rPr>
        <w:fldChar w:fldCharType="separate"/>
      </w:r>
      <w:ins w:id="41" w:author="lchabot" w:date="2015-09-03T16:00:00Z">
        <w:r>
          <w:rPr>
            <w:noProof/>
            <w:webHidden/>
          </w:rPr>
          <w:t>15</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42" w:author="lchabot" w:date="2015-09-03T16:00:00Z"/>
          <w:rFonts w:asciiTheme="minorHAnsi" w:eastAsiaTheme="minorEastAsia" w:hAnsiTheme="minorHAnsi"/>
          <w:noProof/>
          <w:sz w:val="22"/>
          <w:lang w:eastAsia="fr-FR"/>
        </w:rPr>
      </w:pPr>
      <w:ins w:id="43"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"_Toc429059349"</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4:Communication entre le backend et le frontend dans un même serveur</w:t>
        </w:r>
        <w:r>
          <w:rPr>
            <w:noProof/>
            <w:webHidden/>
          </w:rPr>
          <w:tab/>
        </w:r>
        <w:r>
          <w:rPr>
            <w:noProof/>
            <w:webHidden/>
          </w:rPr>
          <w:fldChar w:fldCharType="begin"/>
        </w:r>
        <w:r>
          <w:rPr>
            <w:noProof/>
            <w:webHidden/>
          </w:rPr>
          <w:instrText xml:space="preserve"> PAGEREF _Toc429059349 \h </w:instrText>
        </w:r>
      </w:ins>
      <w:r>
        <w:rPr>
          <w:noProof/>
          <w:webHidden/>
        </w:rPr>
      </w:r>
      <w:r>
        <w:rPr>
          <w:noProof/>
          <w:webHidden/>
        </w:rPr>
        <w:fldChar w:fldCharType="separate"/>
      </w:r>
      <w:ins w:id="44" w:author="lchabot" w:date="2015-09-03T16:00:00Z">
        <w:r>
          <w:rPr>
            <w:noProof/>
            <w:webHidden/>
          </w:rPr>
          <w:t>19</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45" w:author="lchabot" w:date="2015-09-03T16:00:00Z"/>
          <w:rFonts w:asciiTheme="minorHAnsi" w:eastAsiaTheme="minorEastAsia" w:hAnsiTheme="minorHAnsi"/>
          <w:noProof/>
          <w:sz w:val="22"/>
          <w:lang w:eastAsia="fr-FR"/>
        </w:rPr>
      </w:pPr>
      <w:ins w:id="46"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"_Toc429059350"</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5: Communication entre le backend et le frentend déployé sur deux serveurs distincts</w:t>
        </w:r>
        <w:r>
          <w:rPr>
            <w:noProof/>
            <w:webHidden/>
          </w:rPr>
          <w:tab/>
        </w:r>
        <w:r>
          <w:rPr>
            <w:noProof/>
            <w:webHidden/>
          </w:rPr>
          <w:fldChar w:fldCharType="begin"/>
        </w:r>
        <w:r>
          <w:rPr>
            <w:noProof/>
            <w:webHidden/>
          </w:rPr>
          <w:instrText xml:space="preserve"> PAGEREF _Toc429059350 \h </w:instrText>
        </w:r>
      </w:ins>
      <w:r>
        <w:rPr>
          <w:noProof/>
          <w:webHidden/>
        </w:rPr>
      </w:r>
      <w:r>
        <w:rPr>
          <w:noProof/>
          <w:webHidden/>
        </w:rPr>
        <w:fldChar w:fldCharType="separate"/>
      </w:r>
      <w:ins w:id="47" w:author="lchabot" w:date="2015-09-03T16:00:00Z">
        <w:r>
          <w:rPr>
            <w:noProof/>
            <w:webHidden/>
          </w:rPr>
          <w:t>20</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48" w:author="lchabot" w:date="2015-09-03T16:00:00Z"/>
          <w:rFonts w:asciiTheme="minorHAnsi" w:eastAsiaTheme="minorEastAsia" w:hAnsiTheme="minorHAnsi"/>
          <w:noProof/>
          <w:sz w:val="22"/>
          <w:lang w:eastAsia="fr-FR"/>
        </w:rPr>
      </w:pPr>
      <w:ins w:id="49"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"_Toc429059351"</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6:Mode1</w:t>
        </w:r>
        <w:r>
          <w:rPr>
            <w:noProof/>
            <w:webHidden/>
          </w:rPr>
          <w:tab/>
        </w:r>
        <w:r>
          <w:rPr>
            <w:noProof/>
            <w:webHidden/>
          </w:rPr>
          <w:fldChar w:fldCharType="begin"/>
        </w:r>
        <w:r>
          <w:rPr>
            <w:noProof/>
            <w:webHidden/>
          </w:rPr>
          <w:instrText xml:space="preserve"> PAGEREF _Toc429059351 \h </w:instrText>
        </w:r>
      </w:ins>
      <w:r>
        <w:rPr>
          <w:noProof/>
          <w:webHidden/>
        </w:rPr>
      </w:r>
      <w:r>
        <w:rPr>
          <w:noProof/>
          <w:webHidden/>
        </w:rPr>
        <w:fldChar w:fldCharType="separate"/>
      </w:r>
      <w:ins w:id="50" w:author="lchabot" w:date="2015-09-03T16:00:00Z">
        <w:r>
          <w:rPr>
            <w:noProof/>
            <w:webHidden/>
          </w:rPr>
          <w:t>21</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51" w:author="lchabot" w:date="2015-09-03T16:00:00Z"/>
          <w:rFonts w:asciiTheme="minorHAnsi" w:eastAsiaTheme="minorEastAsia" w:hAnsiTheme="minorHAnsi"/>
          <w:noProof/>
          <w:sz w:val="22"/>
          <w:lang w:eastAsia="fr-FR"/>
        </w:rPr>
      </w:pPr>
      <w:ins w:id="52"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"_Toc429059352"</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7:Mode 2</w:t>
        </w:r>
        <w:r>
          <w:rPr>
            <w:noProof/>
            <w:webHidden/>
          </w:rPr>
          <w:tab/>
        </w:r>
        <w:r>
          <w:rPr>
            <w:noProof/>
            <w:webHidden/>
          </w:rPr>
          <w:fldChar w:fldCharType="begin"/>
        </w:r>
        <w:r>
          <w:rPr>
            <w:noProof/>
            <w:webHidden/>
          </w:rPr>
          <w:instrText xml:space="preserve"> PAGEREF _Toc429059352 \h </w:instrText>
        </w:r>
      </w:ins>
      <w:r>
        <w:rPr>
          <w:noProof/>
          <w:webHidden/>
        </w:rPr>
      </w:r>
      <w:r>
        <w:rPr>
          <w:noProof/>
          <w:webHidden/>
        </w:rPr>
        <w:fldChar w:fldCharType="separate"/>
      </w:r>
      <w:ins w:id="53" w:author="lchabot" w:date="2015-09-03T16:00:00Z">
        <w:r>
          <w:rPr>
            <w:noProof/>
            <w:webHidden/>
          </w:rPr>
          <w:t>22</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54" w:author="lchabot" w:date="2015-09-03T16:00:00Z"/>
          <w:rFonts w:asciiTheme="minorHAnsi" w:eastAsiaTheme="minorEastAsia" w:hAnsiTheme="minorHAnsi"/>
          <w:noProof/>
          <w:sz w:val="22"/>
          <w:lang w:eastAsia="fr-FR"/>
        </w:rPr>
      </w:pPr>
      <w:ins w:id="55"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"_Toc429059353"</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8: Mode 3</w:t>
        </w:r>
        <w:r>
          <w:rPr>
            <w:noProof/>
            <w:webHidden/>
          </w:rPr>
          <w:tab/>
        </w:r>
        <w:r>
          <w:rPr>
            <w:noProof/>
            <w:webHidden/>
          </w:rPr>
          <w:fldChar w:fldCharType="begin"/>
        </w:r>
        <w:r>
          <w:rPr>
            <w:noProof/>
            <w:webHidden/>
          </w:rPr>
          <w:instrText xml:space="preserve"> PAGEREF _Toc429059353 \h </w:instrText>
        </w:r>
      </w:ins>
      <w:r>
        <w:rPr>
          <w:noProof/>
          <w:webHidden/>
        </w:rPr>
      </w:r>
      <w:r>
        <w:rPr>
          <w:noProof/>
          <w:webHidden/>
        </w:rPr>
        <w:fldChar w:fldCharType="separate"/>
      </w:r>
      <w:ins w:id="56" w:author="lchabot" w:date="2015-09-03T16:00:00Z">
        <w:r>
          <w:rPr>
            <w:noProof/>
            <w:webHidden/>
          </w:rPr>
          <w:t>23</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57" w:author="lchabot" w:date="2015-09-03T16:00:00Z"/>
          <w:rFonts w:asciiTheme="minorHAnsi" w:eastAsiaTheme="minorEastAsia" w:hAnsiTheme="minorHAnsi"/>
          <w:noProof/>
          <w:sz w:val="22"/>
          <w:lang w:eastAsia="fr-FR"/>
        </w:rPr>
      </w:pPr>
      <w:ins w:id="58"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"_Toc429059354"</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9:Architecture du module scheduler</w:t>
        </w:r>
        <w:r>
          <w:rPr>
            <w:noProof/>
            <w:webHidden/>
          </w:rPr>
          <w:tab/>
        </w:r>
        <w:r>
          <w:rPr>
            <w:noProof/>
            <w:webHidden/>
          </w:rPr>
          <w:fldChar w:fldCharType="begin"/>
        </w:r>
        <w:r>
          <w:rPr>
            <w:noProof/>
            <w:webHidden/>
          </w:rPr>
          <w:instrText xml:space="preserve"> PAGEREF _Toc429059354 \h </w:instrText>
        </w:r>
      </w:ins>
      <w:r>
        <w:rPr>
          <w:noProof/>
          <w:webHidden/>
        </w:rPr>
      </w:r>
      <w:r>
        <w:rPr>
          <w:noProof/>
          <w:webHidden/>
        </w:rPr>
        <w:fldChar w:fldCharType="separate"/>
      </w:r>
      <w:ins w:id="59" w:author="lchabot" w:date="2015-09-03T16:00:00Z">
        <w:r>
          <w:rPr>
            <w:noProof/>
            <w:webHidden/>
          </w:rPr>
          <w:t>25</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60" w:author="lchabot" w:date="2015-09-03T16:00:00Z"/>
          <w:rFonts w:asciiTheme="minorHAnsi" w:eastAsiaTheme="minorEastAsia" w:hAnsiTheme="minorHAnsi"/>
          <w:noProof/>
          <w:sz w:val="22"/>
          <w:lang w:eastAsia="fr-FR"/>
        </w:rPr>
      </w:pPr>
      <w:ins w:id="61"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"_Toc429059355"</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10: Concepts Quartz</w:t>
        </w:r>
        <w:r>
          <w:rPr>
            <w:noProof/>
            <w:webHidden/>
          </w:rPr>
          <w:tab/>
        </w:r>
        <w:r>
          <w:rPr>
            <w:noProof/>
            <w:webHidden/>
          </w:rPr>
          <w:fldChar w:fldCharType="begin"/>
        </w:r>
        <w:r>
          <w:rPr>
            <w:noProof/>
            <w:webHidden/>
          </w:rPr>
          <w:instrText xml:space="preserve"> PAGEREF _Toc429059355 \h </w:instrText>
        </w:r>
      </w:ins>
      <w:r>
        <w:rPr>
          <w:noProof/>
          <w:webHidden/>
        </w:rPr>
      </w:r>
      <w:r>
        <w:rPr>
          <w:noProof/>
          <w:webHidden/>
        </w:rPr>
        <w:fldChar w:fldCharType="separate"/>
      </w:r>
      <w:ins w:id="62" w:author="lchabot" w:date="2015-09-03T16:00:00Z">
        <w:r>
          <w:rPr>
            <w:noProof/>
            <w:webHidden/>
          </w:rPr>
          <w:t>27</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63" w:author="lchabot" w:date="2015-09-03T16:00:00Z"/>
          <w:rFonts w:asciiTheme="minorHAnsi" w:eastAsiaTheme="minorEastAsia" w:hAnsiTheme="minorHAnsi"/>
          <w:noProof/>
          <w:sz w:val="22"/>
          <w:lang w:eastAsia="fr-FR"/>
        </w:rPr>
      </w:pPr>
      <w:ins w:id="64"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"_Toc429059356"</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11: Architecture du module Scheduler</w:t>
        </w:r>
        <w:r>
          <w:rPr>
            <w:noProof/>
            <w:webHidden/>
          </w:rPr>
          <w:tab/>
        </w:r>
        <w:r>
          <w:rPr>
            <w:noProof/>
            <w:webHidden/>
          </w:rPr>
          <w:fldChar w:fldCharType="begin"/>
        </w:r>
        <w:r>
          <w:rPr>
            <w:noProof/>
            <w:webHidden/>
          </w:rPr>
          <w:instrText xml:space="preserve"> PAGEREF _Toc429059356 \h </w:instrText>
        </w:r>
      </w:ins>
      <w:r>
        <w:rPr>
          <w:noProof/>
          <w:webHidden/>
        </w:rPr>
      </w:r>
      <w:r>
        <w:rPr>
          <w:noProof/>
          <w:webHidden/>
        </w:rPr>
        <w:fldChar w:fldCharType="separate"/>
      </w:r>
      <w:ins w:id="65" w:author="lchabot" w:date="2015-09-03T16:00:00Z">
        <w:r>
          <w:rPr>
            <w:noProof/>
            <w:webHidden/>
          </w:rPr>
          <w:t>29</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66" w:author="lchabot" w:date="2015-09-03T16:00:00Z"/>
          <w:rFonts w:asciiTheme="minorHAnsi" w:eastAsiaTheme="minorEastAsia" w:hAnsiTheme="minorHAnsi"/>
          <w:noProof/>
          <w:sz w:val="22"/>
          <w:lang w:eastAsia="fr-FR"/>
        </w:rPr>
      </w:pPr>
      <w:ins w:id="67"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"_Toc429059357"</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12:capture d'ecran du dashbord coheris</w:t>
        </w:r>
        <w:r>
          <w:rPr>
            <w:noProof/>
            <w:webHidden/>
          </w:rPr>
          <w:tab/>
        </w:r>
        <w:r>
          <w:rPr>
            <w:noProof/>
            <w:webHidden/>
          </w:rPr>
          <w:fldChar w:fldCharType="begin"/>
        </w:r>
        <w:r>
          <w:rPr>
            <w:noProof/>
            <w:webHidden/>
          </w:rPr>
          <w:instrText xml:space="preserve"> PAGEREF _Toc429059357 \h </w:instrText>
        </w:r>
      </w:ins>
      <w:r>
        <w:rPr>
          <w:noProof/>
          <w:webHidden/>
        </w:rPr>
      </w:r>
      <w:r>
        <w:rPr>
          <w:noProof/>
          <w:webHidden/>
        </w:rPr>
        <w:fldChar w:fldCharType="separate"/>
      </w:r>
      <w:ins w:id="68" w:author="lchabot" w:date="2015-09-03T16:00:00Z">
        <w:r>
          <w:rPr>
            <w:noProof/>
            <w:webHidden/>
          </w:rPr>
          <w:t>30</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69" w:author="lchabot" w:date="2015-09-03T16:00:00Z"/>
          <w:rFonts w:asciiTheme="minorHAnsi" w:eastAsiaTheme="minorEastAsia" w:hAnsiTheme="minorHAnsi"/>
          <w:noProof/>
          <w:sz w:val="22"/>
          <w:lang w:eastAsia="fr-FR"/>
        </w:rPr>
      </w:pPr>
      <w:ins w:id="70"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"_Toc429059358"</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13:capture écran du gestionnaire de taches</w:t>
        </w:r>
        <w:r>
          <w:rPr>
            <w:noProof/>
            <w:webHidden/>
          </w:rPr>
          <w:tab/>
        </w:r>
        <w:r>
          <w:rPr>
            <w:noProof/>
            <w:webHidden/>
          </w:rPr>
          <w:fldChar w:fldCharType="begin"/>
        </w:r>
        <w:r>
          <w:rPr>
            <w:noProof/>
            <w:webHidden/>
          </w:rPr>
          <w:instrText xml:space="preserve"> PAGEREF _Toc429059358 \h </w:instrText>
        </w:r>
      </w:ins>
      <w:r>
        <w:rPr>
          <w:noProof/>
          <w:webHidden/>
        </w:rPr>
      </w:r>
      <w:r>
        <w:rPr>
          <w:noProof/>
          <w:webHidden/>
        </w:rPr>
        <w:fldChar w:fldCharType="separate"/>
      </w:r>
      <w:ins w:id="71" w:author="lchabot" w:date="2015-09-03T16:00:00Z">
        <w:r>
          <w:rPr>
            <w:noProof/>
            <w:webHidden/>
          </w:rPr>
          <w:t>31</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72" w:author="lchabot" w:date="2015-09-03T16:00:00Z"/>
          <w:rFonts w:asciiTheme="minorHAnsi" w:eastAsiaTheme="minorEastAsia" w:hAnsiTheme="minorHAnsi"/>
          <w:noProof/>
          <w:sz w:val="22"/>
          <w:lang w:eastAsia="fr-FR"/>
        </w:rPr>
      </w:pPr>
      <w:ins w:id="73"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"_Toc429059359"</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14:Capture d'ecran du gestionnaire des traitements</w:t>
        </w:r>
        <w:r>
          <w:rPr>
            <w:noProof/>
            <w:webHidden/>
          </w:rPr>
          <w:tab/>
        </w:r>
        <w:r>
          <w:rPr>
            <w:noProof/>
            <w:webHidden/>
          </w:rPr>
          <w:fldChar w:fldCharType="begin"/>
        </w:r>
        <w:r>
          <w:rPr>
            <w:noProof/>
            <w:webHidden/>
          </w:rPr>
          <w:instrText xml:space="preserve"> PAGEREF _Toc429059359 \h </w:instrText>
        </w:r>
      </w:ins>
      <w:r>
        <w:rPr>
          <w:noProof/>
          <w:webHidden/>
        </w:rPr>
      </w:r>
      <w:r>
        <w:rPr>
          <w:noProof/>
          <w:webHidden/>
        </w:rPr>
        <w:fldChar w:fldCharType="separate"/>
      </w:r>
      <w:ins w:id="74" w:author="lchabot" w:date="2015-09-03T16:00:00Z">
        <w:r>
          <w:rPr>
            <w:noProof/>
            <w:webHidden/>
          </w:rPr>
          <w:t>31</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75" w:author="lchabot" w:date="2015-09-03T16:00:00Z"/>
          <w:rFonts w:asciiTheme="minorHAnsi" w:eastAsiaTheme="minorEastAsia" w:hAnsiTheme="minorHAnsi"/>
          <w:noProof/>
          <w:sz w:val="22"/>
          <w:lang w:eastAsia="fr-FR"/>
        </w:rPr>
      </w:pPr>
      <w:ins w:id="76"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"_Toc429059360"</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15:Capture d'écran sur le gestionnaire d'historiques</w:t>
        </w:r>
        <w:r>
          <w:rPr>
            <w:noProof/>
            <w:webHidden/>
          </w:rPr>
          <w:tab/>
        </w:r>
        <w:r>
          <w:rPr>
            <w:noProof/>
            <w:webHidden/>
          </w:rPr>
          <w:fldChar w:fldCharType="begin"/>
        </w:r>
        <w:r>
          <w:rPr>
            <w:noProof/>
            <w:webHidden/>
          </w:rPr>
          <w:instrText xml:space="preserve"> PAGEREF _Toc429059360 \h </w:instrText>
        </w:r>
      </w:ins>
      <w:r>
        <w:rPr>
          <w:noProof/>
          <w:webHidden/>
        </w:rPr>
      </w:r>
      <w:r>
        <w:rPr>
          <w:noProof/>
          <w:webHidden/>
        </w:rPr>
        <w:fldChar w:fldCharType="separate"/>
      </w:r>
      <w:ins w:id="77" w:author="lchabot" w:date="2015-09-03T16:00:00Z">
        <w:r>
          <w:rPr>
            <w:noProof/>
            <w:webHidden/>
          </w:rPr>
          <w:t>32</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78" w:author="lchabot" w:date="2015-09-03T16:00:00Z"/>
          <w:rFonts w:asciiTheme="minorHAnsi" w:eastAsiaTheme="minorEastAsia" w:hAnsiTheme="minorHAnsi"/>
          <w:noProof/>
          <w:sz w:val="22"/>
          <w:lang w:eastAsia="fr-FR"/>
        </w:rPr>
      </w:pPr>
      <w:ins w:id="79"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"_Toc429059361"</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16:Architecture du module social</w:t>
        </w:r>
        <w:r>
          <w:rPr>
            <w:noProof/>
            <w:webHidden/>
          </w:rPr>
          <w:tab/>
        </w:r>
        <w:r>
          <w:rPr>
            <w:noProof/>
            <w:webHidden/>
          </w:rPr>
          <w:fldChar w:fldCharType="begin"/>
        </w:r>
        <w:r>
          <w:rPr>
            <w:noProof/>
            <w:webHidden/>
          </w:rPr>
          <w:instrText xml:space="preserve"> PAGEREF _Toc429059361 \h </w:instrText>
        </w:r>
      </w:ins>
      <w:r>
        <w:rPr>
          <w:noProof/>
          <w:webHidden/>
        </w:rPr>
      </w:r>
      <w:r>
        <w:rPr>
          <w:noProof/>
          <w:webHidden/>
        </w:rPr>
        <w:fldChar w:fldCharType="separate"/>
      </w:r>
      <w:ins w:id="80" w:author="lchabot" w:date="2015-09-03T16:00:00Z">
        <w:r>
          <w:rPr>
            <w:noProof/>
            <w:webHidden/>
          </w:rPr>
          <w:t>33</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81" w:author="lchabot" w:date="2015-09-03T16:00:00Z"/>
          <w:rFonts w:asciiTheme="minorHAnsi" w:eastAsiaTheme="minorEastAsia" w:hAnsiTheme="minorHAnsi"/>
          <w:noProof/>
          <w:sz w:val="22"/>
          <w:lang w:eastAsia="fr-FR"/>
        </w:rPr>
      </w:pPr>
      <w:ins w:id="82"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"_Toc429059362"</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17:Architecture de serveur de déploiement  SPAD RealTime</w:t>
        </w:r>
        <w:r>
          <w:rPr>
            <w:noProof/>
            <w:webHidden/>
          </w:rPr>
          <w:tab/>
        </w:r>
        <w:r>
          <w:rPr>
            <w:noProof/>
            <w:webHidden/>
          </w:rPr>
          <w:fldChar w:fldCharType="begin"/>
        </w:r>
        <w:r>
          <w:rPr>
            <w:noProof/>
            <w:webHidden/>
          </w:rPr>
          <w:instrText xml:space="preserve"> PAGEREF _Toc429059362 \h </w:instrText>
        </w:r>
      </w:ins>
      <w:r>
        <w:rPr>
          <w:noProof/>
          <w:webHidden/>
        </w:rPr>
      </w:r>
      <w:r>
        <w:rPr>
          <w:noProof/>
          <w:webHidden/>
        </w:rPr>
        <w:fldChar w:fldCharType="separate"/>
      </w:r>
      <w:ins w:id="83" w:author="lchabot" w:date="2015-09-03T16:00:00Z">
        <w:r>
          <w:rPr>
            <w:noProof/>
            <w:webHidden/>
          </w:rPr>
          <w:t>35</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84" w:author="lchabot" w:date="2015-09-03T16:00:00Z"/>
          <w:rFonts w:asciiTheme="minorHAnsi" w:eastAsiaTheme="minorEastAsia" w:hAnsiTheme="minorHAnsi"/>
          <w:noProof/>
          <w:sz w:val="22"/>
          <w:lang w:eastAsia="fr-FR"/>
        </w:rPr>
      </w:pPr>
      <w:ins w:id="85"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"_Toc429059363"</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18:Capture d'écran du tableau de bord du module social</w:t>
        </w:r>
        <w:r>
          <w:rPr>
            <w:noProof/>
            <w:webHidden/>
          </w:rPr>
          <w:tab/>
        </w:r>
        <w:r>
          <w:rPr>
            <w:noProof/>
            <w:webHidden/>
          </w:rPr>
          <w:fldChar w:fldCharType="begin"/>
        </w:r>
        <w:r>
          <w:rPr>
            <w:noProof/>
            <w:webHidden/>
          </w:rPr>
          <w:instrText xml:space="preserve"> PAGEREF _Toc429059363 \h </w:instrText>
        </w:r>
      </w:ins>
      <w:r>
        <w:rPr>
          <w:noProof/>
          <w:webHidden/>
        </w:rPr>
      </w:r>
      <w:r>
        <w:rPr>
          <w:noProof/>
          <w:webHidden/>
        </w:rPr>
        <w:fldChar w:fldCharType="separate"/>
      </w:r>
      <w:ins w:id="86" w:author="lchabot" w:date="2015-09-03T16:00:00Z">
        <w:r>
          <w:rPr>
            <w:noProof/>
            <w:webHidden/>
          </w:rPr>
          <w:t>39</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87" w:author="lchabot" w:date="2015-09-03T16:00:00Z"/>
          <w:rFonts w:asciiTheme="minorHAnsi" w:eastAsiaTheme="minorEastAsia" w:hAnsiTheme="minorHAnsi"/>
          <w:noProof/>
          <w:sz w:val="22"/>
          <w:lang w:eastAsia="fr-FR"/>
        </w:rPr>
      </w:pPr>
      <w:ins w:id="88"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"_Toc429059364"</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19:Capture d’écran de l’édition de la qualification</w:t>
        </w:r>
        <w:r>
          <w:rPr>
            <w:noProof/>
            <w:webHidden/>
          </w:rPr>
          <w:tab/>
        </w:r>
        <w:r>
          <w:rPr>
            <w:noProof/>
            <w:webHidden/>
          </w:rPr>
          <w:fldChar w:fldCharType="begin"/>
        </w:r>
        <w:r>
          <w:rPr>
            <w:noProof/>
            <w:webHidden/>
          </w:rPr>
          <w:instrText xml:space="preserve"> PAGEREF _Toc429059364 \h </w:instrText>
        </w:r>
      </w:ins>
      <w:r>
        <w:rPr>
          <w:noProof/>
          <w:webHidden/>
        </w:rPr>
      </w:r>
      <w:r>
        <w:rPr>
          <w:noProof/>
          <w:webHidden/>
        </w:rPr>
        <w:fldChar w:fldCharType="separate"/>
      </w:r>
      <w:ins w:id="89" w:author="lchabot" w:date="2015-09-03T16:00:00Z">
        <w:r>
          <w:rPr>
            <w:noProof/>
            <w:webHidden/>
          </w:rPr>
          <w:t>40</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90" w:author="lchabot" w:date="2015-09-03T16:00:00Z"/>
          <w:rFonts w:asciiTheme="minorHAnsi" w:eastAsiaTheme="minorEastAsia" w:hAnsiTheme="minorHAnsi"/>
          <w:noProof/>
          <w:sz w:val="22"/>
          <w:lang w:eastAsia="fr-FR"/>
        </w:rPr>
      </w:pPr>
      <w:ins w:id="91"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"_Toc429059365"</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20:Capture écran des projets java des différents modules</w:t>
        </w:r>
        <w:r>
          <w:rPr>
            <w:noProof/>
            <w:webHidden/>
          </w:rPr>
          <w:tab/>
        </w:r>
        <w:r>
          <w:rPr>
            <w:noProof/>
            <w:webHidden/>
          </w:rPr>
          <w:fldChar w:fldCharType="begin"/>
        </w:r>
        <w:r>
          <w:rPr>
            <w:noProof/>
            <w:webHidden/>
          </w:rPr>
          <w:instrText xml:space="preserve"> PAGEREF _Toc429059365 \h </w:instrText>
        </w:r>
      </w:ins>
      <w:r>
        <w:rPr>
          <w:noProof/>
          <w:webHidden/>
        </w:rPr>
      </w:r>
      <w:r>
        <w:rPr>
          <w:noProof/>
          <w:webHidden/>
        </w:rPr>
        <w:fldChar w:fldCharType="separate"/>
      </w:r>
      <w:ins w:id="92" w:author="lchabot" w:date="2015-09-03T16:00:00Z">
        <w:r>
          <w:rPr>
            <w:noProof/>
            <w:webHidden/>
          </w:rPr>
          <w:t>44</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93" w:author="lchabot" w:date="2015-09-03T16:00:00Z"/>
          <w:rFonts w:asciiTheme="minorHAnsi" w:eastAsiaTheme="minorEastAsia" w:hAnsiTheme="minorHAnsi"/>
          <w:noProof/>
          <w:sz w:val="22"/>
          <w:lang w:eastAsia="fr-FR"/>
        </w:rPr>
      </w:pPr>
      <w:ins w:id="94"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"_Toc429059366"</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21: Les couches DDD</w:t>
        </w:r>
        <w:r>
          <w:rPr>
            <w:noProof/>
            <w:webHidden/>
          </w:rPr>
          <w:tab/>
        </w:r>
        <w:r>
          <w:rPr>
            <w:noProof/>
            <w:webHidden/>
          </w:rPr>
          <w:fldChar w:fldCharType="begin"/>
        </w:r>
        <w:r>
          <w:rPr>
            <w:noProof/>
            <w:webHidden/>
          </w:rPr>
          <w:instrText xml:space="preserve"> PAGEREF _Toc429059366 \h </w:instrText>
        </w:r>
      </w:ins>
      <w:r>
        <w:rPr>
          <w:noProof/>
          <w:webHidden/>
        </w:rPr>
      </w:r>
      <w:r>
        <w:rPr>
          <w:noProof/>
          <w:webHidden/>
        </w:rPr>
        <w:fldChar w:fldCharType="separate"/>
      </w:r>
      <w:ins w:id="95" w:author="lchabot" w:date="2015-09-03T16:00:00Z">
        <w:r>
          <w:rPr>
            <w:noProof/>
            <w:webHidden/>
          </w:rPr>
          <w:t>56</w:t>
        </w:r>
        <w:r>
          <w:rPr>
            <w:noProof/>
            <w:webHidden/>
          </w:rPr>
          <w:fldChar w:fldCharType="end"/>
        </w:r>
        <w:r w:rsidRPr="00C742E0">
          <w:rPr>
            <w:rStyle w:val="Hyperlink"/>
            <w:noProof/>
          </w:rPr>
          <w:fldChar w:fldCharType="end"/>
        </w:r>
      </w:ins>
    </w:p>
    <w:p w:rsidR="00A003B6" w:rsidRDefault="00A003B6">
      <w:pPr>
        <w:pStyle w:val="TableofFigures"/>
        <w:tabs>
          <w:tab w:val="right" w:leader="dot" w:pos="7928"/>
        </w:tabs>
        <w:rPr>
          <w:ins w:id="96" w:author="lchabot" w:date="2015-09-03T16:00:00Z"/>
          <w:rFonts w:asciiTheme="minorHAnsi" w:eastAsiaTheme="minorEastAsia" w:hAnsiTheme="minorHAnsi"/>
          <w:noProof/>
          <w:sz w:val="22"/>
          <w:lang w:eastAsia="fr-FR"/>
        </w:rPr>
      </w:pPr>
      <w:ins w:id="97" w:author="lchabot" w:date="2015-09-03T16:00:00Z">
        <w:r w:rsidRPr="00C742E0">
          <w:rPr>
            <w:rStyle w:val="Hyperlink"/>
            <w:noProof/>
          </w:rPr>
          <w:fldChar w:fldCharType="begin"/>
        </w:r>
        <w:r w:rsidRPr="00C742E0">
          <w:rPr>
            <w:rStyle w:val="Hyperlink"/>
            <w:noProof/>
          </w:rPr>
          <w:instrText xml:space="preserve"> </w:instrText>
        </w:r>
        <w:r>
          <w:rPr>
            <w:noProof/>
          </w:rPr>
          <w:instrText>HYPERLINK \l "_Toc429059367"</w:instrText>
        </w:r>
        <w:r w:rsidRPr="00C742E0">
          <w:rPr>
            <w:rStyle w:val="Hyperlink"/>
            <w:noProof/>
          </w:rPr>
          <w:instrText xml:space="preserve"> </w:instrText>
        </w:r>
        <w:r w:rsidRPr="00C742E0">
          <w:rPr>
            <w:rStyle w:val="Hyperlink"/>
            <w:noProof/>
          </w:rPr>
          <w:fldChar w:fldCharType="separate"/>
        </w:r>
        <w:r w:rsidRPr="00C742E0">
          <w:rPr>
            <w:rStyle w:val="Hyperlink"/>
            <w:noProof/>
          </w:rPr>
          <w:t>Figure 22:Architecture DDD avec CQRS</w:t>
        </w:r>
        <w:r>
          <w:rPr>
            <w:noProof/>
            <w:webHidden/>
          </w:rPr>
          <w:tab/>
        </w:r>
        <w:r>
          <w:rPr>
            <w:noProof/>
            <w:webHidden/>
          </w:rPr>
          <w:fldChar w:fldCharType="begin"/>
        </w:r>
        <w:r>
          <w:rPr>
            <w:noProof/>
            <w:webHidden/>
          </w:rPr>
          <w:instrText xml:space="preserve"> PAGEREF _Toc429059367 \h </w:instrText>
        </w:r>
      </w:ins>
      <w:r>
        <w:rPr>
          <w:noProof/>
          <w:webHidden/>
        </w:rPr>
      </w:r>
      <w:r>
        <w:rPr>
          <w:noProof/>
          <w:webHidden/>
        </w:rPr>
        <w:fldChar w:fldCharType="separate"/>
      </w:r>
      <w:ins w:id="98" w:author="lchabot" w:date="2015-09-03T16:00:00Z">
        <w:r>
          <w:rPr>
            <w:noProof/>
            <w:webHidden/>
          </w:rPr>
          <w:t>58</w:t>
        </w:r>
        <w:r>
          <w:rPr>
            <w:noProof/>
            <w:webHidden/>
          </w:rPr>
          <w:fldChar w:fldCharType="end"/>
        </w:r>
        <w:r w:rsidRPr="00C742E0">
          <w:rPr>
            <w:rStyle w:val="Hyperlink"/>
            <w:noProof/>
          </w:rPr>
          <w:fldChar w:fldCharType="end"/>
        </w:r>
      </w:ins>
    </w:p>
    <w:p w:rsidR="00CA58D1" w:rsidDel="00A003B6" w:rsidRDefault="00CA58D1">
      <w:pPr>
        <w:pStyle w:val="TableofFigures"/>
        <w:tabs>
          <w:tab w:val="right" w:leader="dot" w:pos="7928"/>
        </w:tabs>
        <w:rPr>
          <w:del w:id="99" w:author="lchabot" w:date="2015-09-03T16:00:00Z"/>
          <w:rFonts w:asciiTheme="minorHAnsi" w:eastAsiaTheme="minorEastAsia" w:hAnsiTheme="minorHAnsi"/>
          <w:noProof/>
          <w:sz w:val="22"/>
          <w:lang w:eastAsia="fr-FR"/>
        </w:rPr>
      </w:pPr>
      <w:del w:id="100" w:author="lchabot" w:date="2015-09-03T16:00:00Z">
        <w:r w:rsidRPr="00A003B6" w:rsidDel="00A003B6">
          <w:rPr>
            <w:rPrChange w:id="101" w:author="lchabot" w:date="2015-09-03T16:00:00Z">
              <w:rPr>
                <w:rStyle w:val="Hyperlink"/>
                <w:noProof/>
              </w:rPr>
            </w:rPrChange>
          </w:rPr>
          <w:delText>Figure 1: Organigramme de l’entreprise COHERIS</w:delText>
        </w:r>
        <w:r w:rsidDel="00A003B6">
          <w:rPr>
            <w:noProof/>
            <w:webHidden/>
          </w:rPr>
          <w:tab/>
          <w:delText>11</w:delText>
        </w:r>
      </w:del>
    </w:p>
    <w:p w:rsidR="00CA58D1" w:rsidDel="00A003B6" w:rsidRDefault="00CA58D1">
      <w:pPr>
        <w:pStyle w:val="TableofFigures"/>
        <w:tabs>
          <w:tab w:val="right" w:leader="dot" w:pos="7928"/>
        </w:tabs>
        <w:rPr>
          <w:del w:id="102" w:author="lchabot" w:date="2015-09-03T16:00:00Z"/>
          <w:rFonts w:asciiTheme="minorHAnsi" w:eastAsiaTheme="minorEastAsia" w:hAnsiTheme="minorHAnsi"/>
          <w:noProof/>
          <w:sz w:val="22"/>
          <w:lang w:eastAsia="fr-FR"/>
        </w:rPr>
      </w:pPr>
      <w:del w:id="103" w:author="lchabot" w:date="2015-09-03T16:00:00Z">
        <w:r w:rsidRPr="00A003B6" w:rsidDel="00A003B6">
          <w:rPr>
            <w:rPrChange w:id="104" w:author="lchabot" w:date="2015-09-03T16:00:00Z">
              <w:rPr>
                <w:rStyle w:val="Hyperlink"/>
                <w:noProof/>
              </w:rPr>
            </w:rPrChange>
          </w:rPr>
          <w:lastRenderedPageBreak/>
          <w:delText>Figure 2: Organigramme de la direction de l'offre</w:delText>
        </w:r>
        <w:r w:rsidDel="00A003B6">
          <w:rPr>
            <w:noProof/>
            <w:webHidden/>
          </w:rPr>
          <w:tab/>
          <w:delText>13</w:delText>
        </w:r>
      </w:del>
    </w:p>
    <w:p w:rsidR="00CA58D1" w:rsidDel="00A003B6" w:rsidRDefault="00CA58D1">
      <w:pPr>
        <w:pStyle w:val="TableofFigures"/>
        <w:tabs>
          <w:tab w:val="right" w:leader="dot" w:pos="7928"/>
        </w:tabs>
        <w:rPr>
          <w:del w:id="105" w:author="lchabot" w:date="2015-09-03T16:00:00Z"/>
          <w:rFonts w:asciiTheme="minorHAnsi" w:eastAsiaTheme="minorEastAsia" w:hAnsiTheme="minorHAnsi"/>
          <w:noProof/>
          <w:sz w:val="22"/>
          <w:lang w:eastAsia="fr-FR"/>
        </w:rPr>
      </w:pPr>
      <w:del w:id="106" w:author="lchabot" w:date="2015-09-03T16:00:00Z">
        <w:r w:rsidRPr="00A003B6" w:rsidDel="00A003B6">
          <w:rPr>
            <w:rPrChange w:id="107" w:author="lchabot" w:date="2015-09-03T16:00:00Z">
              <w:rPr>
                <w:rStyle w:val="Hyperlink"/>
                <w:noProof/>
              </w:rPr>
            </w:rPrChange>
          </w:rPr>
          <w:delText>Figure 3:Socle J2EE Coheris</w:delText>
        </w:r>
        <w:r w:rsidDel="00A003B6">
          <w:rPr>
            <w:noProof/>
            <w:webHidden/>
          </w:rPr>
          <w:tab/>
          <w:delText>14</w:delText>
        </w:r>
      </w:del>
    </w:p>
    <w:p w:rsidR="00CA58D1" w:rsidDel="00A003B6" w:rsidRDefault="00CA58D1">
      <w:pPr>
        <w:pStyle w:val="TableofFigures"/>
        <w:tabs>
          <w:tab w:val="right" w:leader="dot" w:pos="7928"/>
        </w:tabs>
        <w:rPr>
          <w:del w:id="108" w:author="lchabot" w:date="2015-09-03T16:00:00Z"/>
          <w:rFonts w:asciiTheme="minorHAnsi" w:eastAsiaTheme="minorEastAsia" w:hAnsiTheme="minorHAnsi"/>
          <w:noProof/>
          <w:sz w:val="22"/>
          <w:lang w:eastAsia="fr-FR"/>
        </w:rPr>
      </w:pPr>
      <w:del w:id="109" w:author="lchabot" w:date="2015-09-03T16:00:00Z">
        <w:r w:rsidRPr="00A003B6" w:rsidDel="00A003B6">
          <w:rPr>
            <w:rPrChange w:id="110" w:author="lchabot" w:date="2015-09-03T16:00:00Z">
              <w:rPr>
                <w:rStyle w:val="Hyperlink"/>
                <w:noProof/>
              </w:rPr>
            </w:rPrChange>
          </w:rPr>
          <w:delText>Figure 4:Communication entre le backend et le frentend dans un mme serveur</w:delText>
        </w:r>
        <w:r w:rsidDel="00A003B6">
          <w:rPr>
            <w:noProof/>
            <w:webHidden/>
          </w:rPr>
          <w:tab/>
          <w:delText>18</w:delText>
        </w:r>
      </w:del>
    </w:p>
    <w:p w:rsidR="00CA58D1" w:rsidDel="00A003B6" w:rsidRDefault="00CA58D1">
      <w:pPr>
        <w:pStyle w:val="TableofFigures"/>
        <w:tabs>
          <w:tab w:val="right" w:leader="dot" w:pos="7928"/>
        </w:tabs>
        <w:rPr>
          <w:del w:id="111" w:author="lchabot" w:date="2015-09-03T16:00:00Z"/>
          <w:rFonts w:asciiTheme="minorHAnsi" w:eastAsiaTheme="minorEastAsia" w:hAnsiTheme="minorHAnsi"/>
          <w:noProof/>
          <w:sz w:val="22"/>
          <w:lang w:eastAsia="fr-FR"/>
        </w:rPr>
      </w:pPr>
      <w:del w:id="112" w:author="lchabot" w:date="2015-09-03T16:00:00Z">
        <w:r w:rsidRPr="00A003B6" w:rsidDel="00A003B6">
          <w:rPr>
            <w:rPrChange w:id="113" w:author="lchabot" w:date="2015-09-03T16:00:00Z">
              <w:rPr>
                <w:rStyle w:val="Hyperlink"/>
                <w:noProof/>
              </w:rPr>
            </w:rPrChange>
          </w:rPr>
          <w:delText>Figure 5: Communication entre le backend et le frentend déployé sur deux serveurs distincts</w:delText>
        </w:r>
        <w:r w:rsidDel="00A003B6">
          <w:rPr>
            <w:noProof/>
            <w:webHidden/>
          </w:rPr>
          <w:tab/>
          <w:delText>19</w:delText>
        </w:r>
      </w:del>
    </w:p>
    <w:p w:rsidR="00CA58D1" w:rsidDel="00A003B6" w:rsidRDefault="00CA58D1">
      <w:pPr>
        <w:pStyle w:val="TableofFigures"/>
        <w:tabs>
          <w:tab w:val="right" w:leader="dot" w:pos="7928"/>
        </w:tabs>
        <w:rPr>
          <w:del w:id="114" w:author="lchabot" w:date="2015-09-03T16:00:00Z"/>
          <w:rFonts w:asciiTheme="minorHAnsi" w:eastAsiaTheme="minorEastAsia" w:hAnsiTheme="minorHAnsi"/>
          <w:noProof/>
          <w:sz w:val="22"/>
          <w:lang w:eastAsia="fr-FR"/>
        </w:rPr>
      </w:pPr>
      <w:del w:id="115" w:author="lchabot" w:date="2015-09-03T16:00:00Z">
        <w:r w:rsidRPr="00A003B6" w:rsidDel="00A003B6">
          <w:rPr>
            <w:rPrChange w:id="116" w:author="lchabot" w:date="2015-09-03T16:00:00Z">
              <w:rPr>
                <w:rStyle w:val="Hyperlink"/>
                <w:noProof/>
              </w:rPr>
            </w:rPrChange>
          </w:rPr>
          <w:delText>Figure 6:Mode1</w:delText>
        </w:r>
        <w:r w:rsidDel="00A003B6">
          <w:rPr>
            <w:noProof/>
            <w:webHidden/>
          </w:rPr>
          <w:tab/>
          <w:delText>20</w:delText>
        </w:r>
      </w:del>
    </w:p>
    <w:p w:rsidR="00CA58D1" w:rsidDel="00A003B6" w:rsidRDefault="00CA58D1">
      <w:pPr>
        <w:pStyle w:val="TableofFigures"/>
        <w:tabs>
          <w:tab w:val="right" w:leader="dot" w:pos="7928"/>
        </w:tabs>
        <w:rPr>
          <w:del w:id="117" w:author="lchabot" w:date="2015-09-03T16:00:00Z"/>
          <w:rFonts w:asciiTheme="minorHAnsi" w:eastAsiaTheme="minorEastAsia" w:hAnsiTheme="minorHAnsi"/>
          <w:noProof/>
          <w:sz w:val="22"/>
          <w:lang w:eastAsia="fr-FR"/>
        </w:rPr>
      </w:pPr>
      <w:del w:id="118" w:author="lchabot" w:date="2015-09-03T16:00:00Z">
        <w:r w:rsidRPr="00A003B6" w:rsidDel="00A003B6">
          <w:rPr>
            <w:rPrChange w:id="119" w:author="lchabot" w:date="2015-09-03T16:00:00Z">
              <w:rPr>
                <w:rStyle w:val="Hyperlink"/>
                <w:noProof/>
              </w:rPr>
            </w:rPrChange>
          </w:rPr>
          <w:delText>Figure 7:Mode 2</w:delText>
        </w:r>
        <w:r w:rsidDel="00A003B6">
          <w:rPr>
            <w:noProof/>
            <w:webHidden/>
          </w:rPr>
          <w:tab/>
          <w:delText>21</w:delText>
        </w:r>
      </w:del>
    </w:p>
    <w:p w:rsidR="00CA58D1" w:rsidDel="00A003B6" w:rsidRDefault="00CA58D1">
      <w:pPr>
        <w:pStyle w:val="TableofFigures"/>
        <w:tabs>
          <w:tab w:val="right" w:leader="dot" w:pos="7928"/>
        </w:tabs>
        <w:rPr>
          <w:del w:id="120" w:author="lchabot" w:date="2015-09-03T16:00:00Z"/>
          <w:rFonts w:asciiTheme="minorHAnsi" w:eastAsiaTheme="minorEastAsia" w:hAnsiTheme="minorHAnsi"/>
          <w:noProof/>
          <w:sz w:val="22"/>
          <w:lang w:eastAsia="fr-FR"/>
        </w:rPr>
      </w:pPr>
      <w:del w:id="121" w:author="lchabot" w:date="2015-09-03T16:00:00Z">
        <w:r w:rsidRPr="00A003B6" w:rsidDel="00A003B6">
          <w:rPr>
            <w:rPrChange w:id="122" w:author="lchabot" w:date="2015-09-03T16:00:00Z">
              <w:rPr>
                <w:rStyle w:val="Hyperlink"/>
                <w:noProof/>
              </w:rPr>
            </w:rPrChange>
          </w:rPr>
          <w:delText>Figure 8: Mode 3</w:delText>
        </w:r>
        <w:r w:rsidDel="00A003B6">
          <w:rPr>
            <w:noProof/>
            <w:webHidden/>
          </w:rPr>
          <w:tab/>
          <w:delText>22</w:delText>
        </w:r>
      </w:del>
    </w:p>
    <w:p w:rsidR="00CA58D1" w:rsidDel="00A003B6" w:rsidRDefault="00CA58D1">
      <w:pPr>
        <w:pStyle w:val="TableofFigures"/>
        <w:tabs>
          <w:tab w:val="right" w:leader="dot" w:pos="7928"/>
        </w:tabs>
        <w:rPr>
          <w:del w:id="123" w:author="lchabot" w:date="2015-09-03T16:00:00Z"/>
          <w:rFonts w:asciiTheme="minorHAnsi" w:eastAsiaTheme="minorEastAsia" w:hAnsiTheme="minorHAnsi"/>
          <w:noProof/>
          <w:sz w:val="22"/>
          <w:lang w:eastAsia="fr-FR"/>
        </w:rPr>
      </w:pPr>
      <w:del w:id="124" w:author="lchabot" w:date="2015-09-03T16:00:00Z">
        <w:r w:rsidRPr="00A003B6" w:rsidDel="00A003B6">
          <w:rPr>
            <w:rPrChange w:id="125" w:author="lchabot" w:date="2015-09-03T16:00:00Z">
              <w:rPr>
                <w:rStyle w:val="Hyperlink"/>
                <w:noProof/>
              </w:rPr>
            </w:rPrChange>
          </w:rPr>
          <w:delText>Figure 9:Architecture du module scheduler</w:delText>
        </w:r>
        <w:r w:rsidDel="00A003B6">
          <w:rPr>
            <w:noProof/>
            <w:webHidden/>
          </w:rPr>
          <w:tab/>
          <w:delText>24</w:delText>
        </w:r>
      </w:del>
    </w:p>
    <w:p w:rsidR="00CA58D1" w:rsidDel="00A003B6" w:rsidRDefault="00CA58D1">
      <w:pPr>
        <w:pStyle w:val="TableofFigures"/>
        <w:tabs>
          <w:tab w:val="right" w:leader="dot" w:pos="7928"/>
        </w:tabs>
        <w:rPr>
          <w:del w:id="126" w:author="lchabot" w:date="2015-09-03T16:00:00Z"/>
          <w:rFonts w:asciiTheme="minorHAnsi" w:eastAsiaTheme="minorEastAsia" w:hAnsiTheme="minorHAnsi"/>
          <w:noProof/>
          <w:sz w:val="22"/>
          <w:lang w:eastAsia="fr-FR"/>
        </w:rPr>
      </w:pPr>
      <w:del w:id="127" w:author="lchabot" w:date="2015-09-03T16:00:00Z">
        <w:r w:rsidRPr="00A003B6" w:rsidDel="00A003B6">
          <w:rPr>
            <w:rPrChange w:id="128" w:author="lchabot" w:date="2015-09-03T16:00:00Z">
              <w:rPr>
                <w:rStyle w:val="Hyperlink"/>
                <w:noProof/>
              </w:rPr>
            </w:rPrChange>
          </w:rPr>
          <w:delText>Figure 10: Concepts Quartz</w:delText>
        </w:r>
        <w:r w:rsidDel="00A003B6">
          <w:rPr>
            <w:noProof/>
            <w:webHidden/>
          </w:rPr>
          <w:tab/>
          <w:delText>26</w:delText>
        </w:r>
      </w:del>
    </w:p>
    <w:p w:rsidR="00CA58D1" w:rsidDel="00A003B6" w:rsidRDefault="00CA58D1">
      <w:pPr>
        <w:pStyle w:val="TableofFigures"/>
        <w:tabs>
          <w:tab w:val="right" w:leader="dot" w:pos="7928"/>
        </w:tabs>
        <w:rPr>
          <w:del w:id="129" w:author="lchabot" w:date="2015-09-03T16:00:00Z"/>
          <w:rFonts w:asciiTheme="minorHAnsi" w:eastAsiaTheme="minorEastAsia" w:hAnsiTheme="minorHAnsi"/>
          <w:noProof/>
          <w:sz w:val="22"/>
          <w:lang w:eastAsia="fr-FR"/>
        </w:rPr>
      </w:pPr>
      <w:del w:id="130" w:author="lchabot" w:date="2015-09-03T16:00:00Z">
        <w:r w:rsidRPr="00A003B6" w:rsidDel="00A003B6">
          <w:rPr>
            <w:rPrChange w:id="131" w:author="lchabot" w:date="2015-09-03T16:00:00Z">
              <w:rPr>
                <w:rStyle w:val="Hyperlink"/>
                <w:noProof/>
              </w:rPr>
            </w:rPrChange>
          </w:rPr>
          <w:delText>Figure 11: Architecture du module Scheduler</w:delText>
        </w:r>
        <w:r w:rsidDel="00A003B6">
          <w:rPr>
            <w:noProof/>
            <w:webHidden/>
          </w:rPr>
          <w:tab/>
          <w:delText>28</w:delText>
        </w:r>
      </w:del>
    </w:p>
    <w:p w:rsidR="00CA58D1" w:rsidDel="00A003B6" w:rsidRDefault="00CA58D1">
      <w:pPr>
        <w:pStyle w:val="TableofFigures"/>
        <w:tabs>
          <w:tab w:val="right" w:leader="dot" w:pos="7928"/>
        </w:tabs>
        <w:rPr>
          <w:del w:id="132" w:author="lchabot" w:date="2015-09-03T16:00:00Z"/>
          <w:rFonts w:asciiTheme="minorHAnsi" w:eastAsiaTheme="minorEastAsia" w:hAnsiTheme="minorHAnsi"/>
          <w:noProof/>
          <w:sz w:val="22"/>
          <w:lang w:eastAsia="fr-FR"/>
        </w:rPr>
      </w:pPr>
      <w:del w:id="133" w:author="lchabot" w:date="2015-09-03T16:00:00Z">
        <w:r w:rsidRPr="00A003B6" w:rsidDel="00A003B6">
          <w:rPr>
            <w:rPrChange w:id="134" w:author="lchabot" w:date="2015-09-03T16:00:00Z">
              <w:rPr>
                <w:rStyle w:val="Hyperlink"/>
                <w:noProof/>
              </w:rPr>
            </w:rPrChange>
          </w:rPr>
          <w:delText>Figure 12:capture d'ecran du dashbord coheris</w:delText>
        </w:r>
        <w:r w:rsidDel="00A003B6">
          <w:rPr>
            <w:noProof/>
            <w:webHidden/>
          </w:rPr>
          <w:tab/>
          <w:delText>29</w:delText>
        </w:r>
      </w:del>
    </w:p>
    <w:p w:rsidR="00CA58D1" w:rsidDel="00A003B6" w:rsidRDefault="00CA58D1">
      <w:pPr>
        <w:pStyle w:val="TableofFigures"/>
        <w:tabs>
          <w:tab w:val="right" w:leader="dot" w:pos="7928"/>
        </w:tabs>
        <w:rPr>
          <w:del w:id="135" w:author="lchabot" w:date="2015-09-03T16:00:00Z"/>
          <w:rFonts w:asciiTheme="minorHAnsi" w:eastAsiaTheme="minorEastAsia" w:hAnsiTheme="minorHAnsi"/>
          <w:noProof/>
          <w:sz w:val="22"/>
          <w:lang w:eastAsia="fr-FR"/>
        </w:rPr>
      </w:pPr>
      <w:del w:id="136" w:author="lchabot" w:date="2015-09-03T16:00:00Z">
        <w:r w:rsidRPr="00A003B6" w:rsidDel="00A003B6">
          <w:rPr>
            <w:rPrChange w:id="137" w:author="lchabot" w:date="2015-09-03T16:00:00Z">
              <w:rPr>
                <w:rStyle w:val="Hyperlink"/>
                <w:noProof/>
              </w:rPr>
            </w:rPrChange>
          </w:rPr>
          <w:delText>Figure 13:capture écran du gestionnaire de taches</w:delText>
        </w:r>
        <w:r w:rsidDel="00A003B6">
          <w:rPr>
            <w:noProof/>
            <w:webHidden/>
          </w:rPr>
          <w:tab/>
          <w:delText>30</w:delText>
        </w:r>
      </w:del>
    </w:p>
    <w:p w:rsidR="00CA58D1" w:rsidDel="00A003B6" w:rsidRDefault="00CA58D1">
      <w:pPr>
        <w:pStyle w:val="TableofFigures"/>
        <w:tabs>
          <w:tab w:val="right" w:leader="dot" w:pos="7928"/>
        </w:tabs>
        <w:rPr>
          <w:del w:id="138" w:author="lchabot" w:date="2015-09-03T16:00:00Z"/>
          <w:rFonts w:asciiTheme="minorHAnsi" w:eastAsiaTheme="minorEastAsia" w:hAnsiTheme="minorHAnsi"/>
          <w:noProof/>
          <w:sz w:val="22"/>
          <w:lang w:eastAsia="fr-FR"/>
        </w:rPr>
      </w:pPr>
      <w:del w:id="139" w:author="lchabot" w:date="2015-09-03T16:00:00Z">
        <w:r w:rsidRPr="00A003B6" w:rsidDel="00A003B6">
          <w:rPr>
            <w:rPrChange w:id="140" w:author="lchabot" w:date="2015-09-03T16:00:00Z">
              <w:rPr>
                <w:rStyle w:val="Hyperlink"/>
                <w:noProof/>
              </w:rPr>
            </w:rPrChange>
          </w:rPr>
          <w:delText>Figure 14:Capture d'ecran du gestionnaire des traitements</w:delText>
        </w:r>
        <w:r w:rsidDel="00A003B6">
          <w:rPr>
            <w:noProof/>
            <w:webHidden/>
          </w:rPr>
          <w:tab/>
          <w:delText>30</w:delText>
        </w:r>
      </w:del>
    </w:p>
    <w:p w:rsidR="00CA58D1" w:rsidDel="00A003B6" w:rsidRDefault="00CA58D1">
      <w:pPr>
        <w:pStyle w:val="TableofFigures"/>
        <w:tabs>
          <w:tab w:val="right" w:leader="dot" w:pos="7928"/>
        </w:tabs>
        <w:rPr>
          <w:del w:id="141" w:author="lchabot" w:date="2015-09-03T16:00:00Z"/>
          <w:rFonts w:asciiTheme="minorHAnsi" w:eastAsiaTheme="minorEastAsia" w:hAnsiTheme="minorHAnsi"/>
          <w:noProof/>
          <w:sz w:val="22"/>
          <w:lang w:eastAsia="fr-FR"/>
        </w:rPr>
      </w:pPr>
      <w:del w:id="142" w:author="lchabot" w:date="2015-09-03T16:00:00Z">
        <w:r w:rsidRPr="00A003B6" w:rsidDel="00A003B6">
          <w:rPr>
            <w:rPrChange w:id="143" w:author="lchabot" w:date="2015-09-03T16:00:00Z">
              <w:rPr>
                <w:rStyle w:val="Hyperlink"/>
                <w:noProof/>
              </w:rPr>
            </w:rPrChange>
          </w:rPr>
          <w:delText>Figure 15:Capture d'écran sur le gestionnaire d'historiques</w:delText>
        </w:r>
        <w:r w:rsidDel="00A003B6">
          <w:rPr>
            <w:noProof/>
            <w:webHidden/>
          </w:rPr>
          <w:tab/>
          <w:delText>31</w:delText>
        </w:r>
      </w:del>
    </w:p>
    <w:p w:rsidR="00CA58D1" w:rsidDel="00A003B6" w:rsidRDefault="00CA58D1">
      <w:pPr>
        <w:pStyle w:val="TableofFigures"/>
        <w:tabs>
          <w:tab w:val="right" w:leader="dot" w:pos="7928"/>
        </w:tabs>
        <w:rPr>
          <w:del w:id="144" w:author="lchabot" w:date="2015-09-03T16:00:00Z"/>
          <w:rFonts w:asciiTheme="minorHAnsi" w:eastAsiaTheme="minorEastAsia" w:hAnsiTheme="minorHAnsi"/>
          <w:noProof/>
          <w:sz w:val="22"/>
          <w:lang w:eastAsia="fr-FR"/>
        </w:rPr>
      </w:pPr>
      <w:del w:id="145" w:author="lchabot" w:date="2015-09-03T16:00:00Z">
        <w:r w:rsidRPr="00A003B6" w:rsidDel="00A003B6">
          <w:rPr>
            <w:rPrChange w:id="146" w:author="lchabot" w:date="2015-09-03T16:00:00Z">
              <w:rPr>
                <w:rStyle w:val="Hyperlink"/>
                <w:noProof/>
              </w:rPr>
            </w:rPrChange>
          </w:rPr>
          <w:delText>Figure 16:Architecture du module social</w:delText>
        </w:r>
        <w:r w:rsidDel="00A003B6">
          <w:rPr>
            <w:noProof/>
            <w:webHidden/>
          </w:rPr>
          <w:tab/>
          <w:delText>32</w:delText>
        </w:r>
      </w:del>
    </w:p>
    <w:p w:rsidR="00CA58D1" w:rsidDel="00A003B6" w:rsidRDefault="00CA58D1">
      <w:pPr>
        <w:pStyle w:val="TableofFigures"/>
        <w:tabs>
          <w:tab w:val="right" w:leader="dot" w:pos="7928"/>
        </w:tabs>
        <w:rPr>
          <w:del w:id="147" w:author="lchabot" w:date="2015-09-03T16:00:00Z"/>
          <w:rFonts w:asciiTheme="minorHAnsi" w:eastAsiaTheme="minorEastAsia" w:hAnsiTheme="minorHAnsi"/>
          <w:noProof/>
          <w:sz w:val="22"/>
          <w:lang w:eastAsia="fr-FR"/>
        </w:rPr>
      </w:pPr>
      <w:del w:id="148" w:author="lchabot" w:date="2015-09-03T16:00:00Z">
        <w:r w:rsidRPr="00A003B6" w:rsidDel="00A003B6">
          <w:rPr>
            <w:rPrChange w:id="149" w:author="lchabot" w:date="2015-09-03T16:00:00Z">
              <w:rPr>
                <w:rStyle w:val="Hyperlink"/>
                <w:noProof/>
              </w:rPr>
            </w:rPrChange>
          </w:rPr>
          <w:delText>Figure 17:Architecture de serveur de déploiement  SPAD RealTime</w:delText>
        </w:r>
        <w:r w:rsidDel="00A003B6">
          <w:rPr>
            <w:noProof/>
            <w:webHidden/>
          </w:rPr>
          <w:tab/>
          <w:delText>34</w:delText>
        </w:r>
      </w:del>
    </w:p>
    <w:p w:rsidR="00CA58D1" w:rsidDel="00A003B6" w:rsidRDefault="00CA58D1">
      <w:pPr>
        <w:pStyle w:val="TableofFigures"/>
        <w:tabs>
          <w:tab w:val="right" w:leader="dot" w:pos="7928"/>
        </w:tabs>
        <w:rPr>
          <w:del w:id="150" w:author="lchabot" w:date="2015-09-03T16:00:00Z"/>
          <w:rFonts w:asciiTheme="minorHAnsi" w:eastAsiaTheme="minorEastAsia" w:hAnsiTheme="minorHAnsi"/>
          <w:noProof/>
          <w:sz w:val="22"/>
          <w:lang w:eastAsia="fr-FR"/>
        </w:rPr>
      </w:pPr>
      <w:del w:id="151" w:author="lchabot" w:date="2015-09-03T16:00:00Z">
        <w:r w:rsidRPr="00A003B6" w:rsidDel="00A003B6">
          <w:rPr>
            <w:rPrChange w:id="152" w:author="lchabot" w:date="2015-09-03T16:00:00Z">
              <w:rPr>
                <w:rStyle w:val="Hyperlink"/>
                <w:noProof/>
              </w:rPr>
            </w:rPrChange>
          </w:rPr>
          <w:delText>Figure 18:Capture d'écran du tableau de bord du module social</w:delText>
        </w:r>
        <w:r w:rsidDel="00A003B6">
          <w:rPr>
            <w:noProof/>
            <w:webHidden/>
          </w:rPr>
          <w:tab/>
          <w:delText>38</w:delText>
        </w:r>
      </w:del>
    </w:p>
    <w:p w:rsidR="00CA58D1" w:rsidDel="00A003B6" w:rsidRDefault="00CA58D1">
      <w:pPr>
        <w:pStyle w:val="TableofFigures"/>
        <w:tabs>
          <w:tab w:val="right" w:leader="dot" w:pos="7928"/>
        </w:tabs>
        <w:rPr>
          <w:del w:id="153" w:author="lchabot" w:date="2015-09-03T16:00:00Z"/>
          <w:rFonts w:asciiTheme="minorHAnsi" w:eastAsiaTheme="minorEastAsia" w:hAnsiTheme="minorHAnsi"/>
          <w:noProof/>
          <w:sz w:val="22"/>
          <w:lang w:eastAsia="fr-FR"/>
        </w:rPr>
      </w:pPr>
      <w:del w:id="154" w:author="lchabot" w:date="2015-09-03T16:00:00Z">
        <w:r w:rsidRPr="00A003B6" w:rsidDel="00A003B6">
          <w:rPr>
            <w:rPrChange w:id="155" w:author="lchabot" w:date="2015-09-03T16:00:00Z">
              <w:rPr>
                <w:rStyle w:val="Hyperlink"/>
                <w:noProof/>
              </w:rPr>
            </w:rPrChange>
          </w:rPr>
          <w:delText>Figure 19:Capture d’écran de l’édition de la qualification</w:delText>
        </w:r>
        <w:r w:rsidDel="00A003B6">
          <w:rPr>
            <w:noProof/>
            <w:webHidden/>
          </w:rPr>
          <w:tab/>
          <w:delText>39</w:delText>
        </w:r>
      </w:del>
    </w:p>
    <w:p w:rsidR="00CA58D1" w:rsidDel="00A003B6" w:rsidRDefault="00CA58D1">
      <w:pPr>
        <w:pStyle w:val="TableofFigures"/>
        <w:tabs>
          <w:tab w:val="right" w:leader="dot" w:pos="7928"/>
        </w:tabs>
        <w:rPr>
          <w:del w:id="156" w:author="lchabot" w:date="2015-09-03T16:00:00Z"/>
          <w:rFonts w:asciiTheme="minorHAnsi" w:eastAsiaTheme="minorEastAsia" w:hAnsiTheme="minorHAnsi"/>
          <w:noProof/>
          <w:sz w:val="22"/>
          <w:lang w:eastAsia="fr-FR"/>
        </w:rPr>
      </w:pPr>
      <w:del w:id="157" w:author="lchabot" w:date="2015-09-03T16:00:00Z">
        <w:r w:rsidRPr="00A003B6" w:rsidDel="00A003B6">
          <w:rPr>
            <w:rPrChange w:id="158" w:author="lchabot" w:date="2015-09-03T16:00:00Z">
              <w:rPr>
                <w:rStyle w:val="Hyperlink"/>
                <w:noProof/>
              </w:rPr>
            </w:rPrChange>
          </w:rPr>
          <w:delText>Figure 20:Capture écran des projets java des différents modules</w:delText>
        </w:r>
        <w:r w:rsidDel="00A003B6">
          <w:rPr>
            <w:noProof/>
            <w:webHidden/>
          </w:rPr>
          <w:tab/>
          <w:delText>43</w:delText>
        </w:r>
      </w:del>
    </w:p>
    <w:p w:rsidR="00CA58D1" w:rsidDel="00A003B6" w:rsidRDefault="00CA58D1">
      <w:pPr>
        <w:pStyle w:val="TableofFigures"/>
        <w:tabs>
          <w:tab w:val="right" w:leader="dot" w:pos="7928"/>
        </w:tabs>
        <w:rPr>
          <w:del w:id="159" w:author="lchabot" w:date="2015-09-03T16:00:00Z"/>
          <w:rFonts w:asciiTheme="minorHAnsi" w:eastAsiaTheme="minorEastAsia" w:hAnsiTheme="minorHAnsi"/>
          <w:noProof/>
          <w:sz w:val="22"/>
          <w:lang w:eastAsia="fr-FR"/>
        </w:rPr>
      </w:pPr>
      <w:del w:id="160" w:author="lchabot" w:date="2015-09-03T16:00:00Z">
        <w:r w:rsidRPr="00A003B6" w:rsidDel="00A003B6">
          <w:rPr>
            <w:rPrChange w:id="161" w:author="lchabot" w:date="2015-09-03T16:00:00Z">
              <w:rPr>
                <w:rStyle w:val="Hyperlink"/>
                <w:noProof/>
              </w:rPr>
            </w:rPrChange>
          </w:rPr>
          <w:delText>Figure 21: Les couches DDD</w:delText>
        </w:r>
        <w:r w:rsidDel="00A003B6">
          <w:rPr>
            <w:noProof/>
            <w:webHidden/>
          </w:rPr>
          <w:tab/>
          <w:delText>54</w:delText>
        </w:r>
      </w:del>
    </w:p>
    <w:p w:rsidR="00CA58D1" w:rsidDel="00A003B6" w:rsidRDefault="00CA58D1">
      <w:pPr>
        <w:pStyle w:val="TableofFigures"/>
        <w:tabs>
          <w:tab w:val="right" w:leader="dot" w:pos="7928"/>
        </w:tabs>
        <w:rPr>
          <w:del w:id="162" w:author="lchabot" w:date="2015-09-03T16:00:00Z"/>
          <w:rFonts w:asciiTheme="minorHAnsi" w:eastAsiaTheme="minorEastAsia" w:hAnsiTheme="minorHAnsi"/>
          <w:noProof/>
          <w:sz w:val="22"/>
          <w:lang w:eastAsia="fr-FR"/>
        </w:rPr>
      </w:pPr>
      <w:del w:id="163" w:author="lchabot" w:date="2015-09-03T16:00:00Z">
        <w:r w:rsidRPr="00A003B6" w:rsidDel="00A003B6">
          <w:rPr>
            <w:rPrChange w:id="164" w:author="lchabot" w:date="2015-09-03T16:00:00Z">
              <w:rPr>
                <w:rStyle w:val="Hyperlink"/>
                <w:noProof/>
              </w:rPr>
            </w:rPrChange>
          </w:rPr>
          <w:delText>Figure 22:Architecture DDD avec CQRS</w:delText>
        </w:r>
        <w:r w:rsidDel="00A003B6">
          <w:rPr>
            <w:noProof/>
            <w:webHidden/>
          </w:rPr>
          <w:tab/>
          <w:delText>56</w:delText>
        </w:r>
      </w:del>
    </w:p>
    <w:p w:rsidR="00541FDE" w:rsidRDefault="00F249A1" w:rsidP="0022327B">
      <w:pPr>
        <w:sectPr w:rsidR="00541FDE" w:rsidSect="00D82019">
          <w:footerReference w:type="default" r:id="rId19"/>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le"/>
        <w:rPr>
          <w:rFonts w:asciiTheme="minorHAnsi" w:eastAsiaTheme="minorHAnsi" w:hAnsiTheme="minorHAnsi" w:cstheme="minorBidi"/>
          <w:color w:val="auto"/>
          <w:spacing w:val="0"/>
          <w:kern w:val="0"/>
          <w:sz w:val="22"/>
          <w:szCs w:val="22"/>
        </w:rPr>
      </w:pPr>
      <w:bookmarkStart w:id="165" w:name="_Toc319769822"/>
      <w:bookmarkStart w:id="166" w:name="_Toc262133862"/>
      <w:bookmarkStart w:id="167" w:name="_Toc259718532"/>
      <w:bookmarkStart w:id="168" w:name="_Toc184971586"/>
    </w:p>
    <w:p w:rsidR="00311373" w:rsidRDefault="00311373" w:rsidP="00A17FCD">
      <w:pPr>
        <w:pStyle w:val="Title"/>
        <w:spacing w:line="600" w:lineRule="auto"/>
      </w:pPr>
      <w:r>
        <w:t>Liste des tableaux</w:t>
      </w:r>
      <w:bookmarkEnd w:id="165"/>
      <w:bookmarkEnd w:id="166"/>
      <w:bookmarkEnd w:id="167"/>
      <w:bookmarkEnd w:id="168"/>
      <w:ins w:id="169" w:author="lchabot" w:date="2015-09-03T15:57:00Z">
        <w:r w:rsidR="00A003B6">
          <w:t xml:space="preserve"> (à mettre plutôt en fin de doc)</w:t>
        </w:r>
      </w:ins>
    </w:p>
    <w:p w:rsidR="00CA58D1" w:rsidRDefault="00F249A1">
      <w:pPr>
        <w:pStyle w:val="TableofFigures"/>
        <w:tabs>
          <w:tab w:val="right" w:leader="dot" w:pos="7928"/>
        </w:tabs>
        <w:rPr>
          <w:rFonts w:asciiTheme="minorHAnsi" w:eastAsiaTheme="minorEastAsia" w:hAnsiTheme="minorHAnsi"/>
          <w:noProof/>
          <w:sz w:val="22"/>
          <w:lang w:eastAsia="fr-FR"/>
        </w:rPr>
      </w:pPr>
      <w:r>
        <w:fldChar w:fldCharType="begin"/>
      </w:r>
      <w:r w:rsidR="008D5832">
        <w:instrText xml:space="preserve"> TOC \h \z \c "Tableau" </w:instrText>
      </w:r>
      <w:r>
        <w:fldChar w:fldCharType="separate"/>
      </w:r>
      <w:hyperlink w:anchor="_Toc429003493" w:history="1">
        <w:r w:rsidR="00CA58D1" w:rsidRPr="00522DFC">
          <w:rPr>
            <w:rStyle w:val="Hyperlink"/>
            <w:noProof/>
          </w:rPr>
          <w:t>Tableau 1:Produit Coheris</w:t>
        </w:r>
        <w:r w:rsidR="00CA58D1">
          <w:rPr>
            <w:noProof/>
            <w:webHidden/>
          </w:rPr>
          <w:tab/>
        </w:r>
        <w:r>
          <w:rPr>
            <w:noProof/>
            <w:webHidden/>
          </w:rPr>
          <w:fldChar w:fldCharType="begin"/>
        </w:r>
        <w:r w:rsidR="00CA58D1">
          <w:rPr>
            <w:noProof/>
            <w:webHidden/>
          </w:rPr>
          <w:instrText xml:space="preserve"> PAGEREF _Toc429003493 \h </w:instrText>
        </w:r>
        <w:r>
          <w:rPr>
            <w:noProof/>
            <w:webHidden/>
          </w:rPr>
        </w:r>
        <w:r>
          <w:rPr>
            <w:noProof/>
            <w:webHidden/>
          </w:rPr>
          <w:fldChar w:fldCharType="separate"/>
        </w:r>
        <w:r w:rsidR="00CA58D1">
          <w:rPr>
            <w:noProof/>
            <w:webHidden/>
          </w:rPr>
          <w:t>10</w:t>
        </w:r>
        <w:r>
          <w:rPr>
            <w:noProof/>
            <w:webHidden/>
          </w:rPr>
          <w:fldChar w:fldCharType="end"/>
        </w:r>
      </w:hyperlink>
    </w:p>
    <w:p w:rsidR="00CA58D1" w:rsidRDefault="00A4638E">
      <w:pPr>
        <w:pStyle w:val="TableofFigures"/>
        <w:tabs>
          <w:tab w:val="right" w:leader="dot" w:pos="7928"/>
        </w:tabs>
        <w:rPr>
          <w:rFonts w:asciiTheme="minorHAnsi" w:eastAsiaTheme="minorEastAsia" w:hAnsiTheme="minorHAnsi"/>
          <w:noProof/>
          <w:sz w:val="22"/>
          <w:lang w:eastAsia="fr-FR"/>
        </w:rPr>
      </w:pPr>
      <w:hyperlink w:anchor="_Toc429003494" w:history="1">
        <w:r w:rsidR="00CA58D1" w:rsidRPr="00522DFC">
          <w:rPr>
            <w:rStyle w:val="Hyperlink"/>
            <w:noProof/>
          </w:rPr>
          <w:t>Tableau 2</w:t>
        </w:r>
        <w:r w:rsidR="00CA58D1" w:rsidRPr="005116DD">
          <w:rPr>
            <w:rStyle w:val="Hyperlink"/>
            <w:noProof/>
          </w:rPr>
          <w:t>: Tableau comparatif des Framework étudiés</w:t>
        </w:r>
        <w:r w:rsidR="00CA58D1">
          <w:rPr>
            <w:noProof/>
            <w:webHidden/>
          </w:rPr>
          <w:tab/>
        </w:r>
        <w:r w:rsidR="00F249A1">
          <w:rPr>
            <w:noProof/>
            <w:webHidden/>
          </w:rPr>
          <w:fldChar w:fldCharType="begin"/>
        </w:r>
        <w:r w:rsidR="00CA58D1">
          <w:rPr>
            <w:noProof/>
            <w:webHidden/>
          </w:rPr>
          <w:instrText xml:space="preserve"> PAGEREF _Toc429003494 \h </w:instrText>
        </w:r>
        <w:r w:rsidR="00F249A1">
          <w:rPr>
            <w:noProof/>
            <w:webHidden/>
          </w:rPr>
        </w:r>
        <w:r w:rsidR="00F249A1">
          <w:rPr>
            <w:noProof/>
            <w:webHidden/>
          </w:rPr>
          <w:fldChar w:fldCharType="separate"/>
        </w:r>
        <w:r w:rsidR="00CA58D1">
          <w:rPr>
            <w:noProof/>
            <w:webHidden/>
          </w:rPr>
          <w:t>25</w:t>
        </w:r>
        <w:r w:rsidR="00F249A1">
          <w:rPr>
            <w:noProof/>
            <w:webHidden/>
          </w:rPr>
          <w:fldChar w:fldCharType="end"/>
        </w:r>
      </w:hyperlink>
    </w:p>
    <w:p w:rsidR="00CA58D1" w:rsidRDefault="00A4638E">
      <w:pPr>
        <w:pStyle w:val="TableofFigures"/>
        <w:tabs>
          <w:tab w:val="right" w:leader="dot" w:pos="7928"/>
        </w:tabs>
        <w:rPr>
          <w:rFonts w:asciiTheme="minorHAnsi" w:eastAsiaTheme="minorEastAsia" w:hAnsiTheme="minorHAnsi"/>
          <w:noProof/>
          <w:sz w:val="22"/>
          <w:lang w:eastAsia="fr-FR"/>
        </w:rPr>
      </w:pPr>
      <w:hyperlink w:anchor="_Toc429003495" w:history="1">
        <w:r w:rsidR="00CA58D1" w:rsidRPr="00522DFC">
          <w:rPr>
            <w:rStyle w:val="Hyperlink"/>
            <w:noProof/>
          </w:rPr>
          <w:t>Tableau 3:Table de propriété d'un fichier modèle SPAD REALTIME pour le Text mining</w:t>
        </w:r>
        <w:r w:rsidR="00CA58D1">
          <w:rPr>
            <w:noProof/>
            <w:webHidden/>
          </w:rPr>
          <w:tab/>
        </w:r>
        <w:r w:rsidR="00F249A1">
          <w:rPr>
            <w:noProof/>
            <w:webHidden/>
          </w:rPr>
          <w:fldChar w:fldCharType="begin"/>
        </w:r>
        <w:r w:rsidR="00CA58D1">
          <w:rPr>
            <w:noProof/>
            <w:webHidden/>
          </w:rPr>
          <w:instrText xml:space="preserve"> PAGEREF _Toc429003495 \h </w:instrText>
        </w:r>
        <w:r w:rsidR="00F249A1">
          <w:rPr>
            <w:noProof/>
            <w:webHidden/>
          </w:rPr>
        </w:r>
        <w:r w:rsidR="00F249A1">
          <w:rPr>
            <w:noProof/>
            <w:webHidden/>
          </w:rPr>
          <w:fldChar w:fldCharType="separate"/>
        </w:r>
        <w:r w:rsidR="00CA58D1">
          <w:rPr>
            <w:noProof/>
            <w:webHidden/>
          </w:rPr>
          <w:t>35</w:t>
        </w:r>
        <w:r w:rsidR="00F249A1">
          <w:rPr>
            <w:noProof/>
            <w:webHidden/>
          </w:rPr>
          <w:fldChar w:fldCharType="end"/>
        </w:r>
      </w:hyperlink>
    </w:p>
    <w:p w:rsidR="00311373" w:rsidRDefault="00F249A1" w:rsidP="00311373">
      <w:r>
        <w:fldChar w:fldCharType="end"/>
      </w:r>
    </w:p>
    <w:p w:rsidR="00541FDE" w:rsidRDefault="00541FDE" w:rsidP="00311373">
      <w:pPr>
        <w:sectPr w:rsidR="00541FDE" w:rsidSect="00D82019">
          <w:footerReference w:type="default" r:id="rId20"/>
          <w:pgSz w:w="11906" w:h="16838"/>
          <w:pgMar w:top="1440" w:right="1983" w:bottom="1440" w:left="1985" w:header="708" w:footer="708" w:gutter="0"/>
          <w:pgNumType w:fmt="lowerRoman"/>
          <w:cols w:space="708"/>
          <w:docGrid w:linePitch="360"/>
        </w:sectPr>
      </w:pPr>
    </w:p>
    <w:p w:rsidR="0022327B" w:rsidRDefault="0022327B" w:rsidP="00A17FCD">
      <w:pPr>
        <w:pStyle w:val="Title"/>
        <w:spacing w:line="600" w:lineRule="auto"/>
      </w:pPr>
      <w:r>
        <w:lastRenderedPageBreak/>
        <w:t>Sommaire</w:t>
      </w:r>
    </w:p>
    <w:p w:rsidR="00CA58D1" w:rsidRPr="00CA58D1" w:rsidRDefault="00F249A1">
      <w:pPr>
        <w:pStyle w:val="TOC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00D21FC5"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Hyperlink"/>
            <w:noProof/>
          </w:rPr>
          <w:t>Introduction</w:t>
        </w:r>
        <w:r w:rsidR="00CA58D1" w:rsidRPr="00CA58D1">
          <w:rPr>
            <w:noProof/>
            <w:webHidden/>
          </w:rPr>
          <w:tab/>
        </w:r>
        <w:r w:rsidRPr="00CA58D1">
          <w:rPr>
            <w:noProof/>
            <w:webHidden/>
          </w:rPr>
          <w:fldChar w:fldCharType="begin"/>
        </w:r>
        <w:r w:rsidR="00CA58D1" w:rsidRPr="00CA58D1">
          <w:rPr>
            <w:noProof/>
            <w:webHidden/>
          </w:rPr>
          <w:instrText xml:space="preserve"> PAGEREF _Toc429003542 \h </w:instrText>
        </w:r>
        <w:r w:rsidRPr="00CA58D1">
          <w:rPr>
            <w:noProof/>
            <w:webHidden/>
          </w:rPr>
        </w:r>
        <w:r w:rsidRPr="00CA58D1">
          <w:rPr>
            <w:noProof/>
            <w:webHidden/>
          </w:rPr>
          <w:fldChar w:fldCharType="separate"/>
        </w:r>
        <w:r w:rsidR="00CA58D1" w:rsidRPr="00CA58D1">
          <w:rPr>
            <w:noProof/>
            <w:webHidden/>
          </w:rPr>
          <w:t>8</w:t>
        </w:r>
        <w:r w:rsidRPr="00CA58D1">
          <w:rPr>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43" w:history="1">
        <w:r w:rsidR="00CA58D1" w:rsidRPr="00CA58D1">
          <w:rPr>
            <w:rStyle w:val="Hyperlink"/>
            <w:noProof/>
          </w:rPr>
          <w:t>1</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Présentation du stage</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_Toc429003543 \h </w:instrText>
        </w:r>
        <w:r w:rsidR="00F249A1" w:rsidRPr="00CA58D1">
          <w:rPr>
            <w:noProof/>
            <w:webHidden/>
          </w:rPr>
        </w:r>
        <w:r w:rsidR="00F249A1" w:rsidRPr="00CA58D1">
          <w:rPr>
            <w:noProof/>
            <w:webHidden/>
          </w:rPr>
          <w:fldChar w:fldCharType="separate"/>
        </w:r>
        <w:r w:rsidR="00CA58D1" w:rsidRPr="00CA58D1">
          <w:rPr>
            <w:noProof/>
            <w:webHidden/>
          </w:rPr>
          <w:t>9</w:t>
        </w:r>
        <w:r w:rsidR="00F249A1" w:rsidRPr="00CA58D1">
          <w:rPr>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44" w:history="1">
        <w:r w:rsidR="00CA58D1" w:rsidRPr="00CA58D1">
          <w:rPr>
            <w:rStyle w:val="Hyperlink"/>
          </w:rPr>
          <w:t>1.1</w:t>
        </w:r>
        <w:r w:rsidR="00CA58D1" w:rsidRPr="00CA58D1">
          <w:rPr>
            <w:rFonts w:asciiTheme="minorHAnsi" w:eastAsiaTheme="minorEastAsia" w:hAnsiTheme="minorHAnsi"/>
            <w:sz w:val="22"/>
            <w:lang w:eastAsia="fr-FR"/>
          </w:rPr>
          <w:tab/>
        </w:r>
        <w:r w:rsidR="00CA58D1" w:rsidRPr="00CA58D1">
          <w:rPr>
            <w:rStyle w:val="Hyperlink"/>
          </w:rPr>
          <w:t>Société Coheris</w:t>
        </w:r>
        <w:r w:rsidR="00CA58D1" w:rsidRPr="00CA58D1">
          <w:rPr>
            <w:webHidden/>
          </w:rPr>
          <w:tab/>
        </w:r>
        <w:r w:rsidR="00F249A1" w:rsidRPr="00CA58D1">
          <w:rPr>
            <w:webHidden/>
          </w:rPr>
          <w:fldChar w:fldCharType="begin"/>
        </w:r>
        <w:r w:rsidR="00CA58D1" w:rsidRPr="00CA58D1">
          <w:rPr>
            <w:webHidden/>
          </w:rPr>
          <w:instrText xml:space="preserve"> PAGEREF _Toc429003544 \h </w:instrText>
        </w:r>
        <w:r w:rsidR="00F249A1" w:rsidRPr="00CA58D1">
          <w:rPr>
            <w:webHidden/>
          </w:rPr>
        </w:r>
        <w:r w:rsidR="00F249A1" w:rsidRPr="00CA58D1">
          <w:rPr>
            <w:webHidden/>
          </w:rPr>
          <w:fldChar w:fldCharType="separate"/>
        </w:r>
        <w:r w:rsidR="00CA58D1" w:rsidRPr="00CA58D1">
          <w:rPr>
            <w:webHidden/>
          </w:rPr>
          <w:t>10</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45" w:history="1">
        <w:r w:rsidR="00CA58D1" w:rsidRPr="00CA58D1">
          <w:rPr>
            <w:rStyle w:val="Hyperlink"/>
            <w:i w:val="0"/>
            <w:noProof/>
          </w:rPr>
          <w:t>1.1.1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Présentation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_Toc429003545 \h </w:instrText>
        </w:r>
        <w:r w:rsidR="00F249A1" w:rsidRPr="00CA58D1">
          <w:rPr>
            <w:i w:val="0"/>
            <w:noProof/>
            <w:webHidden/>
          </w:rPr>
        </w:r>
        <w:r w:rsidR="00F249A1" w:rsidRPr="00CA58D1">
          <w:rPr>
            <w:i w:val="0"/>
            <w:noProof/>
            <w:webHidden/>
          </w:rPr>
          <w:fldChar w:fldCharType="separate"/>
        </w:r>
        <w:r w:rsidR="00CA58D1" w:rsidRPr="00CA58D1">
          <w:rPr>
            <w:i w:val="0"/>
            <w:noProof/>
            <w:webHidden/>
          </w:rPr>
          <w:t>10</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46" w:history="1">
        <w:r w:rsidR="00CA58D1" w:rsidRPr="00CA58D1">
          <w:rPr>
            <w:rStyle w:val="Hyperlink"/>
            <w:i w:val="0"/>
            <w:noProof/>
          </w:rPr>
          <w:t>1.1.2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Produits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_Toc429003546 \h </w:instrText>
        </w:r>
        <w:r w:rsidR="00F249A1" w:rsidRPr="00CA58D1">
          <w:rPr>
            <w:i w:val="0"/>
            <w:noProof/>
            <w:webHidden/>
          </w:rPr>
        </w:r>
        <w:r w:rsidR="00F249A1" w:rsidRPr="00CA58D1">
          <w:rPr>
            <w:i w:val="0"/>
            <w:noProof/>
            <w:webHidden/>
          </w:rPr>
          <w:fldChar w:fldCharType="separate"/>
        </w:r>
        <w:r w:rsidR="00CA58D1" w:rsidRPr="00CA58D1">
          <w:rPr>
            <w:i w:val="0"/>
            <w:noProof/>
            <w:webHidden/>
          </w:rPr>
          <w:t>10</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47" w:history="1">
        <w:r w:rsidR="00CA58D1" w:rsidRPr="00CA58D1">
          <w:rPr>
            <w:rStyle w:val="Hyperlink"/>
            <w:i w:val="0"/>
            <w:noProof/>
          </w:rPr>
          <w:t>1.1.3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Organisation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_Toc429003547 \h </w:instrText>
        </w:r>
        <w:r w:rsidR="00F249A1" w:rsidRPr="00CA58D1">
          <w:rPr>
            <w:i w:val="0"/>
            <w:noProof/>
            <w:webHidden/>
          </w:rPr>
        </w:r>
        <w:r w:rsidR="00F249A1" w:rsidRPr="00CA58D1">
          <w:rPr>
            <w:i w:val="0"/>
            <w:noProof/>
            <w:webHidden/>
          </w:rPr>
          <w:fldChar w:fldCharType="separate"/>
        </w:r>
        <w:r w:rsidR="00CA58D1" w:rsidRPr="00CA58D1">
          <w:rPr>
            <w:i w:val="0"/>
            <w:noProof/>
            <w:webHidden/>
          </w:rPr>
          <w:t>11</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48" w:history="1">
        <w:r w:rsidR="00CA58D1" w:rsidRPr="00CA58D1">
          <w:rPr>
            <w:rStyle w:val="Hyperlink"/>
            <w:i w:val="0"/>
            <w:noProof/>
          </w:rPr>
          <w:t>1.1.4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 chiffres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_Toc429003548 \h </w:instrText>
        </w:r>
        <w:r w:rsidR="00F249A1" w:rsidRPr="00CA58D1">
          <w:rPr>
            <w:i w:val="0"/>
            <w:noProof/>
            <w:webHidden/>
          </w:rPr>
        </w:r>
        <w:r w:rsidR="00F249A1" w:rsidRPr="00CA58D1">
          <w:rPr>
            <w:i w:val="0"/>
            <w:noProof/>
            <w:webHidden/>
          </w:rPr>
          <w:fldChar w:fldCharType="separate"/>
        </w:r>
        <w:r w:rsidR="00CA58D1" w:rsidRPr="00CA58D1">
          <w:rPr>
            <w:i w:val="0"/>
            <w:noProof/>
            <w:webHidden/>
          </w:rPr>
          <w:t>11</w:t>
        </w:r>
        <w:r w:rsidR="00F249A1" w:rsidRPr="00CA58D1">
          <w:rPr>
            <w:i w:val="0"/>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49" w:history="1">
        <w:r w:rsidR="00CA58D1" w:rsidRPr="00CA58D1">
          <w:rPr>
            <w:rStyle w:val="Hyperlink"/>
          </w:rPr>
          <w:t>1.2</w:t>
        </w:r>
        <w:r w:rsidR="00CA58D1" w:rsidRPr="00CA58D1">
          <w:rPr>
            <w:rFonts w:asciiTheme="minorHAnsi" w:eastAsiaTheme="minorEastAsia" w:hAnsiTheme="minorHAnsi"/>
            <w:sz w:val="22"/>
            <w:lang w:eastAsia="fr-FR"/>
          </w:rPr>
          <w:tab/>
        </w:r>
        <w:r w:rsidR="00CA58D1" w:rsidRPr="00CA58D1">
          <w:rPr>
            <w:rStyle w:val="Hyperlink"/>
          </w:rPr>
          <w:t>Mission</w:t>
        </w:r>
        <w:r w:rsidR="00CA58D1" w:rsidRPr="00CA58D1">
          <w:rPr>
            <w:webHidden/>
          </w:rPr>
          <w:tab/>
        </w:r>
        <w:r w:rsidR="00F249A1" w:rsidRPr="00CA58D1">
          <w:rPr>
            <w:webHidden/>
          </w:rPr>
          <w:fldChar w:fldCharType="begin"/>
        </w:r>
        <w:r w:rsidR="00CA58D1" w:rsidRPr="00CA58D1">
          <w:rPr>
            <w:webHidden/>
          </w:rPr>
          <w:instrText xml:space="preserve"> PAGEREF _Toc429003549 \h </w:instrText>
        </w:r>
        <w:r w:rsidR="00F249A1" w:rsidRPr="00CA58D1">
          <w:rPr>
            <w:webHidden/>
          </w:rPr>
        </w:r>
        <w:r w:rsidR="00F249A1" w:rsidRPr="00CA58D1">
          <w:rPr>
            <w:webHidden/>
          </w:rPr>
          <w:fldChar w:fldCharType="separate"/>
        </w:r>
        <w:r w:rsidR="00CA58D1" w:rsidRPr="00CA58D1">
          <w:rPr>
            <w:webHidden/>
          </w:rPr>
          <w:t>11</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0" w:history="1">
        <w:r w:rsidR="00CA58D1" w:rsidRPr="00CA58D1">
          <w:rPr>
            <w:rStyle w:val="Hyperlink"/>
            <w:i w:val="0"/>
            <w:noProof/>
          </w:rPr>
          <w:t>1.2.1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Sujet de stage</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_Toc429003550 \h </w:instrText>
        </w:r>
        <w:r w:rsidR="00F249A1" w:rsidRPr="00CA58D1">
          <w:rPr>
            <w:i w:val="0"/>
            <w:noProof/>
            <w:webHidden/>
          </w:rPr>
        </w:r>
        <w:r w:rsidR="00F249A1" w:rsidRPr="00CA58D1">
          <w:rPr>
            <w:i w:val="0"/>
            <w:noProof/>
            <w:webHidden/>
          </w:rPr>
          <w:fldChar w:fldCharType="separate"/>
        </w:r>
        <w:r w:rsidR="00CA58D1" w:rsidRPr="00CA58D1">
          <w:rPr>
            <w:i w:val="0"/>
            <w:noProof/>
            <w:webHidden/>
          </w:rPr>
          <w:t>11</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1" w:history="1">
        <w:r w:rsidR="00CA58D1" w:rsidRPr="00CA58D1">
          <w:rPr>
            <w:rStyle w:val="Hyperlink"/>
            <w:i w:val="0"/>
            <w:noProof/>
          </w:rPr>
          <w:t>1.2.2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Besoin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_Toc429003551 \h </w:instrText>
        </w:r>
        <w:r w:rsidR="00F249A1" w:rsidRPr="00CA58D1">
          <w:rPr>
            <w:i w:val="0"/>
            <w:noProof/>
            <w:webHidden/>
          </w:rPr>
        </w:r>
        <w:r w:rsidR="00F249A1" w:rsidRPr="00CA58D1">
          <w:rPr>
            <w:i w:val="0"/>
            <w:noProof/>
            <w:webHidden/>
          </w:rPr>
          <w:fldChar w:fldCharType="separate"/>
        </w:r>
        <w:r w:rsidR="00CA58D1" w:rsidRPr="00CA58D1">
          <w:rPr>
            <w:i w:val="0"/>
            <w:noProof/>
            <w:webHidden/>
          </w:rPr>
          <w:t>12</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2" w:history="1">
        <w:r w:rsidR="00CA58D1" w:rsidRPr="00CA58D1">
          <w:rPr>
            <w:rStyle w:val="Hyperlink"/>
            <w:i w:val="0"/>
            <w:noProof/>
          </w:rPr>
          <w:t>1.2.3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Équipe</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_Toc429003552 \h </w:instrText>
        </w:r>
        <w:r w:rsidR="00F249A1" w:rsidRPr="00CA58D1">
          <w:rPr>
            <w:i w:val="0"/>
            <w:noProof/>
            <w:webHidden/>
          </w:rPr>
        </w:r>
        <w:r w:rsidR="00F249A1" w:rsidRPr="00CA58D1">
          <w:rPr>
            <w:i w:val="0"/>
            <w:noProof/>
            <w:webHidden/>
          </w:rPr>
          <w:fldChar w:fldCharType="separate"/>
        </w:r>
        <w:r w:rsidR="00CA58D1" w:rsidRPr="00CA58D1">
          <w:rPr>
            <w:i w:val="0"/>
            <w:noProof/>
            <w:webHidden/>
          </w:rPr>
          <w:t>12</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3" w:history="1">
        <w:r w:rsidR="00CA58D1" w:rsidRPr="00CA58D1">
          <w:rPr>
            <w:rStyle w:val="Hyperlink"/>
            <w:i w:val="0"/>
            <w:noProof/>
          </w:rPr>
          <w:t>1.2.4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Environnement de travail</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_Toc429003553 \h </w:instrText>
        </w:r>
        <w:r w:rsidR="00F249A1" w:rsidRPr="00CA58D1">
          <w:rPr>
            <w:i w:val="0"/>
            <w:noProof/>
            <w:webHidden/>
          </w:rPr>
        </w:r>
        <w:r w:rsidR="00F249A1" w:rsidRPr="00CA58D1">
          <w:rPr>
            <w:i w:val="0"/>
            <w:noProof/>
            <w:webHidden/>
          </w:rPr>
          <w:fldChar w:fldCharType="separate"/>
        </w:r>
        <w:r w:rsidR="00CA58D1" w:rsidRPr="00CA58D1">
          <w:rPr>
            <w:i w:val="0"/>
            <w:noProof/>
            <w:webHidden/>
          </w:rPr>
          <w:t>13</w:t>
        </w:r>
        <w:r w:rsidR="00F249A1" w:rsidRPr="00CA58D1">
          <w:rPr>
            <w:i w:val="0"/>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54" w:history="1">
        <w:r w:rsidR="00CA58D1" w:rsidRPr="00CA58D1">
          <w:rPr>
            <w:rStyle w:val="Hyperlink"/>
            <w:noProof/>
          </w:rPr>
          <w:t>2</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Travaux effectués</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_Toc429003554 \h </w:instrText>
        </w:r>
        <w:r w:rsidR="00F249A1" w:rsidRPr="00CA58D1">
          <w:rPr>
            <w:noProof/>
            <w:webHidden/>
          </w:rPr>
        </w:r>
        <w:r w:rsidR="00F249A1" w:rsidRPr="00CA58D1">
          <w:rPr>
            <w:noProof/>
            <w:webHidden/>
          </w:rPr>
          <w:fldChar w:fldCharType="separate"/>
        </w:r>
        <w:r w:rsidR="00CA58D1" w:rsidRPr="00CA58D1">
          <w:rPr>
            <w:noProof/>
            <w:webHidden/>
          </w:rPr>
          <w:t>16</w:t>
        </w:r>
        <w:r w:rsidR="00F249A1" w:rsidRPr="00CA58D1">
          <w:rPr>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55" w:history="1">
        <w:r w:rsidR="00CA58D1" w:rsidRPr="00CA58D1">
          <w:rPr>
            <w:rStyle w:val="Hyperlink"/>
          </w:rPr>
          <w:t>2.1</w:t>
        </w:r>
        <w:r w:rsidR="00CA58D1" w:rsidRPr="00CA58D1">
          <w:rPr>
            <w:rFonts w:asciiTheme="minorHAnsi" w:eastAsiaTheme="minorEastAsia" w:hAnsiTheme="minorHAnsi"/>
            <w:sz w:val="22"/>
            <w:lang w:eastAsia="fr-FR"/>
          </w:rPr>
          <w:tab/>
        </w:r>
        <w:r w:rsidR="00CA58D1" w:rsidRPr="00CA58D1">
          <w:rPr>
            <w:rStyle w:val="Hyperlink"/>
          </w:rPr>
          <w:t>Etude de la mise en œuvre de l’approche Domain Driven design</w:t>
        </w:r>
        <w:r w:rsidR="00CA58D1" w:rsidRPr="00CA58D1">
          <w:rPr>
            <w:webHidden/>
          </w:rPr>
          <w:tab/>
        </w:r>
        <w:r w:rsidR="00F249A1" w:rsidRPr="00CA58D1">
          <w:rPr>
            <w:webHidden/>
          </w:rPr>
          <w:fldChar w:fldCharType="begin"/>
        </w:r>
        <w:r w:rsidR="00CA58D1" w:rsidRPr="00CA58D1">
          <w:rPr>
            <w:webHidden/>
          </w:rPr>
          <w:instrText xml:space="preserve"> PAGEREF _Toc429003555 \h </w:instrText>
        </w:r>
        <w:r w:rsidR="00F249A1" w:rsidRPr="00CA58D1">
          <w:rPr>
            <w:webHidden/>
          </w:rPr>
        </w:r>
        <w:r w:rsidR="00F249A1" w:rsidRPr="00CA58D1">
          <w:rPr>
            <w:webHidden/>
          </w:rPr>
          <w:fldChar w:fldCharType="separate"/>
        </w:r>
        <w:r w:rsidR="00CA58D1" w:rsidRPr="00CA58D1">
          <w:rPr>
            <w:webHidden/>
          </w:rPr>
          <w:t>17</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6" w:history="1">
        <w:r w:rsidR="00CA58D1" w:rsidRPr="00CA58D1">
          <w:rPr>
            <w:rStyle w:val="Hyperlink"/>
            <w:i w:val="0"/>
            <w:noProof/>
          </w:rPr>
          <w:t>2.1.1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_Toc429003556 \h </w:instrText>
        </w:r>
        <w:r w:rsidR="00F249A1" w:rsidRPr="00CA58D1">
          <w:rPr>
            <w:i w:val="0"/>
            <w:noProof/>
            <w:webHidden/>
          </w:rPr>
        </w:r>
        <w:r w:rsidR="00F249A1" w:rsidRPr="00CA58D1">
          <w:rPr>
            <w:i w:val="0"/>
            <w:noProof/>
            <w:webHidden/>
          </w:rPr>
          <w:fldChar w:fldCharType="separate"/>
        </w:r>
        <w:r w:rsidR="00CA58D1" w:rsidRPr="00CA58D1">
          <w:rPr>
            <w:i w:val="0"/>
            <w:noProof/>
            <w:webHidden/>
          </w:rPr>
          <w:t>17</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7" w:history="1">
        <w:r w:rsidR="00CA58D1" w:rsidRPr="00CA58D1">
          <w:rPr>
            <w:rStyle w:val="Hyperlink"/>
            <w:i w:val="0"/>
            <w:noProof/>
          </w:rPr>
          <w:t>2.1.2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et réalisation :</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_Toc429003557 \h </w:instrText>
        </w:r>
        <w:r w:rsidR="00F249A1" w:rsidRPr="00CA58D1">
          <w:rPr>
            <w:i w:val="0"/>
            <w:noProof/>
            <w:webHidden/>
          </w:rPr>
        </w:r>
        <w:r w:rsidR="00F249A1" w:rsidRPr="00CA58D1">
          <w:rPr>
            <w:i w:val="0"/>
            <w:noProof/>
            <w:webHidden/>
          </w:rPr>
          <w:fldChar w:fldCharType="separate"/>
        </w:r>
        <w:r w:rsidR="00CA58D1" w:rsidRPr="00CA58D1">
          <w:rPr>
            <w:i w:val="0"/>
            <w:noProof/>
            <w:webHidden/>
          </w:rPr>
          <w:t>18</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58" w:history="1">
        <w:r w:rsidR="00CA58D1" w:rsidRPr="00CA58D1">
          <w:rPr>
            <w:rStyle w:val="Hyperlink"/>
            <w:i w:val="0"/>
            <w:noProof/>
          </w:rPr>
          <w:t>2.1.3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_Toc429003558 \h </w:instrText>
        </w:r>
        <w:r w:rsidR="00F249A1" w:rsidRPr="00CA58D1">
          <w:rPr>
            <w:i w:val="0"/>
            <w:noProof/>
            <w:webHidden/>
          </w:rPr>
        </w:r>
        <w:r w:rsidR="00F249A1" w:rsidRPr="00CA58D1">
          <w:rPr>
            <w:i w:val="0"/>
            <w:noProof/>
            <w:webHidden/>
          </w:rPr>
          <w:fldChar w:fldCharType="separate"/>
        </w:r>
        <w:r w:rsidR="00CA58D1" w:rsidRPr="00CA58D1">
          <w:rPr>
            <w:i w:val="0"/>
            <w:noProof/>
            <w:webHidden/>
          </w:rPr>
          <w:t>23</w:t>
        </w:r>
        <w:r w:rsidR="00F249A1" w:rsidRPr="00CA58D1">
          <w:rPr>
            <w:i w:val="0"/>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59" w:history="1">
        <w:r w:rsidR="00CA58D1" w:rsidRPr="00CA58D1">
          <w:rPr>
            <w:rStyle w:val="Hyperlink"/>
          </w:rPr>
          <w:t>2.2</w:t>
        </w:r>
        <w:r w:rsidR="00CA58D1" w:rsidRPr="00CA58D1">
          <w:rPr>
            <w:rFonts w:asciiTheme="minorHAnsi" w:eastAsiaTheme="minorEastAsia" w:hAnsiTheme="minorHAnsi"/>
            <w:sz w:val="22"/>
            <w:lang w:eastAsia="fr-FR"/>
          </w:rPr>
          <w:tab/>
        </w:r>
        <w:r w:rsidR="00CA58D1" w:rsidRPr="00CA58D1">
          <w:rPr>
            <w:rStyle w:val="Hyperlink"/>
          </w:rPr>
          <w:t>Module Scheduler</w:t>
        </w:r>
        <w:r w:rsidR="00CA58D1" w:rsidRPr="00CA58D1">
          <w:rPr>
            <w:webHidden/>
          </w:rPr>
          <w:tab/>
        </w:r>
        <w:r w:rsidR="00F249A1" w:rsidRPr="00CA58D1">
          <w:rPr>
            <w:webHidden/>
          </w:rPr>
          <w:fldChar w:fldCharType="begin"/>
        </w:r>
        <w:r w:rsidR="00CA58D1" w:rsidRPr="00CA58D1">
          <w:rPr>
            <w:webHidden/>
          </w:rPr>
          <w:instrText xml:space="preserve"> PAGEREF _Toc429003559 \h </w:instrText>
        </w:r>
        <w:r w:rsidR="00F249A1" w:rsidRPr="00CA58D1">
          <w:rPr>
            <w:webHidden/>
          </w:rPr>
        </w:r>
        <w:r w:rsidR="00F249A1" w:rsidRPr="00CA58D1">
          <w:rPr>
            <w:webHidden/>
          </w:rPr>
          <w:fldChar w:fldCharType="separate"/>
        </w:r>
        <w:r w:rsidR="00CA58D1" w:rsidRPr="00CA58D1">
          <w:rPr>
            <w:webHidden/>
          </w:rPr>
          <w:t>23</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0" w:history="1">
        <w:r w:rsidR="00CA58D1" w:rsidRPr="00CA58D1">
          <w:rPr>
            <w:rStyle w:val="Hyperlink"/>
            <w:i w:val="0"/>
            <w:noProof/>
          </w:rPr>
          <w:t>2.2.1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_Toc429003560 \h </w:instrText>
        </w:r>
        <w:r w:rsidR="00F249A1" w:rsidRPr="00CA58D1">
          <w:rPr>
            <w:i w:val="0"/>
            <w:noProof/>
            <w:webHidden/>
          </w:rPr>
        </w:r>
        <w:r w:rsidR="00F249A1" w:rsidRPr="00CA58D1">
          <w:rPr>
            <w:i w:val="0"/>
            <w:noProof/>
            <w:webHidden/>
          </w:rPr>
          <w:fldChar w:fldCharType="separate"/>
        </w:r>
        <w:r w:rsidR="00CA58D1" w:rsidRPr="00CA58D1">
          <w:rPr>
            <w:i w:val="0"/>
            <w:noProof/>
            <w:webHidden/>
          </w:rPr>
          <w:t>23</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1" w:history="1">
        <w:r w:rsidR="00CA58D1" w:rsidRPr="00CA58D1">
          <w:rPr>
            <w:rStyle w:val="Hyperlink"/>
            <w:i w:val="0"/>
            <w:noProof/>
          </w:rPr>
          <w:t>2.2.2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détaillée</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_Toc429003561 \h </w:instrText>
        </w:r>
        <w:r w:rsidR="00F249A1" w:rsidRPr="00CA58D1">
          <w:rPr>
            <w:i w:val="0"/>
            <w:noProof/>
            <w:webHidden/>
          </w:rPr>
        </w:r>
        <w:r w:rsidR="00F249A1" w:rsidRPr="00CA58D1">
          <w:rPr>
            <w:i w:val="0"/>
            <w:noProof/>
            <w:webHidden/>
          </w:rPr>
          <w:fldChar w:fldCharType="separate"/>
        </w:r>
        <w:r w:rsidR="00CA58D1" w:rsidRPr="00CA58D1">
          <w:rPr>
            <w:i w:val="0"/>
            <w:noProof/>
            <w:webHidden/>
          </w:rPr>
          <w:t>25</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2" w:history="1">
        <w:r w:rsidR="00CA58D1" w:rsidRPr="00CA58D1">
          <w:rPr>
            <w:rStyle w:val="Hyperlink"/>
            <w:i w:val="0"/>
            <w:noProof/>
          </w:rPr>
          <w:t>2.2.3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_Toc429003562 \h </w:instrText>
        </w:r>
        <w:r w:rsidR="00F249A1" w:rsidRPr="00CA58D1">
          <w:rPr>
            <w:i w:val="0"/>
            <w:noProof/>
            <w:webHidden/>
          </w:rPr>
        </w:r>
        <w:r w:rsidR="00F249A1" w:rsidRPr="00CA58D1">
          <w:rPr>
            <w:i w:val="0"/>
            <w:noProof/>
            <w:webHidden/>
          </w:rPr>
          <w:fldChar w:fldCharType="separate"/>
        </w:r>
        <w:r w:rsidR="00CA58D1" w:rsidRPr="00CA58D1">
          <w:rPr>
            <w:i w:val="0"/>
            <w:noProof/>
            <w:webHidden/>
          </w:rPr>
          <w:t>27</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3" w:history="1">
        <w:r w:rsidR="00CA58D1" w:rsidRPr="00CA58D1">
          <w:rPr>
            <w:rStyle w:val="Hyperlink"/>
            <w:i w:val="0"/>
            <w:noProof/>
          </w:rPr>
          <w:t>2.2.4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_Toc429003563 \h </w:instrText>
        </w:r>
        <w:r w:rsidR="00F249A1" w:rsidRPr="00CA58D1">
          <w:rPr>
            <w:i w:val="0"/>
            <w:noProof/>
            <w:webHidden/>
          </w:rPr>
        </w:r>
        <w:r w:rsidR="00F249A1" w:rsidRPr="00CA58D1">
          <w:rPr>
            <w:i w:val="0"/>
            <w:noProof/>
            <w:webHidden/>
          </w:rPr>
          <w:fldChar w:fldCharType="separate"/>
        </w:r>
        <w:r w:rsidR="00CA58D1" w:rsidRPr="00CA58D1">
          <w:rPr>
            <w:i w:val="0"/>
            <w:noProof/>
            <w:webHidden/>
          </w:rPr>
          <w:t>31</w:t>
        </w:r>
        <w:r w:rsidR="00F249A1" w:rsidRPr="00CA58D1">
          <w:rPr>
            <w:i w:val="0"/>
            <w:noProof/>
            <w:webHidden/>
          </w:rPr>
          <w:fldChar w:fldCharType="end"/>
        </w:r>
      </w:hyperlink>
    </w:p>
    <w:p w:rsidR="00CA58D1" w:rsidRPr="005116DD" w:rsidRDefault="00A4638E" w:rsidP="004A0816">
      <w:pPr>
        <w:pStyle w:val="TOC2"/>
        <w:rPr>
          <w:rStyle w:val="Hyperlink"/>
        </w:rPr>
      </w:pPr>
      <w:hyperlink w:anchor="_Toc429003564" w:history="1">
        <w:r w:rsidR="00CA58D1" w:rsidRPr="00CA58D1">
          <w:rPr>
            <w:rStyle w:val="Hyperlink"/>
          </w:rPr>
          <w:t>2.3</w:t>
        </w:r>
        <w:r w:rsidR="00CA58D1" w:rsidRPr="005116DD">
          <w:rPr>
            <w:rStyle w:val="Hyperlink"/>
          </w:rPr>
          <w:tab/>
          <w:t>Module Social et l’Intégration SPAD RealTime</w:t>
        </w:r>
        <w:r w:rsidR="00CA58D1" w:rsidRPr="005116DD">
          <w:rPr>
            <w:rStyle w:val="Hyperlink"/>
            <w:webHidden/>
          </w:rPr>
          <w:tab/>
        </w:r>
        <w:r w:rsidR="00F249A1" w:rsidRPr="005116DD">
          <w:rPr>
            <w:rStyle w:val="Hyperlink"/>
            <w:webHidden/>
          </w:rPr>
          <w:fldChar w:fldCharType="begin"/>
        </w:r>
        <w:r w:rsidR="00CA58D1" w:rsidRPr="005116DD">
          <w:rPr>
            <w:rStyle w:val="Hyperlink"/>
            <w:webHidden/>
          </w:rPr>
          <w:instrText xml:space="preserve"> PAGEREF _Toc429003564 \h </w:instrText>
        </w:r>
        <w:r w:rsidR="00F249A1" w:rsidRPr="005116DD">
          <w:rPr>
            <w:rStyle w:val="Hyperlink"/>
            <w:webHidden/>
          </w:rPr>
        </w:r>
        <w:r w:rsidR="00F249A1" w:rsidRPr="005116DD">
          <w:rPr>
            <w:rStyle w:val="Hyperlink"/>
            <w:webHidden/>
          </w:rPr>
          <w:fldChar w:fldCharType="separate"/>
        </w:r>
        <w:r w:rsidR="00CA58D1" w:rsidRPr="005116DD">
          <w:rPr>
            <w:rStyle w:val="Hyperlink"/>
            <w:webHidden/>
          </w:rPr>
          <w:t>31</w:t>
        </w:r>
        <w:r w:rsidR="00F249A1" w:rsidRPr="005116DD">
          <w:rPr>
            <w:rStyle w:val="Hyperlink"/>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5" w:history="1">
        <w:r w:rsidR="00CA58D1" w:rsidRPr="00CA58D1">
          <w:rPr>
            <w:rStyle w:val="Hyperlink"/>
            <w:i w:val="0"/>
            <w:noProof/>
          </w:rPr>
          <w:t>2.3.1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Objectifs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_Toc429003565 \h </w:instrText>
        </w:r>
        <w:r w:rsidR="00F249A1" w:rsidRPr="00CA58D1">
          <w:rPr>
            <w:i w:val="0"/>
            <w:noProof/>
            <w:webHidden/>
          </w:rPr>
        </w:r>
        <w:r w:rsidR="00F249A1" w:rsidRPr="00CA58D1">
          <w:rPr>
            <w:i w:val="0"/>
            <w:noProof/>
            <w:webHidden/>
          </w:rPr>
          <w:fldChar w:fldCharType="separate"/>
        </w:r>
        <w:r w:rsidR="00CA58D1" w:rsidRPr="00CA58D1">
          <w:rPr>
            <w:i w:val="0"/>
            <w:noProof/>
            <w:webHidden/>
          </w:rPr>
          <w:t>31</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6" w:history="1">
        <w:r w:rsidR="00CA58D1" w:rsidRPr="00CA58D1">
          <w:rPr>
            <w:rStyle w:val="Hyperlink"/>
            <w:i w:val="0"/>
            <w:noProof/>
          </w:rPr>
          <w:t>2.3.2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Etude de l’existant</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_Toc429003566 \h </w:instrText>
        </w:r>
        <w:r w:rsidR="00F249A1" w:rsidRPr="00CA58D1">
          <w:rPr>
            <w:i w:val="0"/>
            <w:noProof/>
            <w:webHidden/>
          </w:rPr>
        </w:r>
        <w:r w:rsidR="00F249A1" w:rsidRPr="00CA58D1">
          <w:rPr>
            <w:i w:val="0"/>
            <w:noProof/>
            <w:webHidden/>
          </w:rPr>
          <w:fldChar w:fldCharType="separate"/>
        </w:r>
        <w:r w:rsidR="00CA58D1" w:rsidRPr="00CA58D1">
          <w:rPr>
            <w:i w:val="0"/>
            <w:noProof/>
            <w:webHidden/>
          </w:rPr>
          <w:t>32</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7" w:history="1">
        <w:r w:rsidR="00CA58D1" w:rsidRPr="00CA58D1">
          <w:rPr>
            <w:rStyle w:val="Hyperlink"/>
            <w:i w:val="0"/>
            <w:noProof/>
          </w:rPr>
          <w:t>2.3.3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Réalisation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_Toc429003567 \h </w:instrText>
        </w:r>
        <w:r w:rsidR="00F249A1" w:rsidRPr="00CA58D1">
          <w:rPr>
            <w:i w:val="0"/>
            <w:noProof/>
            <w:webHidden/>
          </w:rPr>
        </w:r>
        <w:r w:rsidR="00F249A1" w:rsidRPr="00CA58D1">
          <w:rPr>
            <w:i w:val="0"/>
            <w:noProof/>
            <w:webHidden/>
          </w:rPr>
          <w:fldChar w:fldCharType="separate"/>
        </w:r>
        <w:r w:rsidR="00CA58D1" w:rsidRPr="00CA58D1">
          <w:rPr>
            <w:i w:val="0"/>
            <w:noProof/>
            <w:webHidden/>
          </w:rPr>
          <w:t>36</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68" w:history="1">
        <w:r w:rsidR="00CA58D1" w:rsidRPr="00CA58D1">
          <w:rPr>
            <w:rStyle w:val="Hyperlink"/>
            <w:i w:val="0"/>
            <w:noProof/>
          </w:rPr>
          <w:t>2.3.4</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Bilan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_Toc429003568 \h </w:instrText>
        </w:r>
        <w:r w:rsidR="00F249A1" w:rsidRPr="00CA58D1">
          <w:rPr>
            <w:i w:val="0"/>
            <w:noProof/>
            <w:webHidden/>
          </w:rPr>
        </w:r>
        <w:r w:rsidR="00F249A1" w:rsidRPr="00CA58D1">
          <w:rPr>
            <w:i w:val="0"/>
            <w:noProof/>
            <w:webHidden/>
          </w:rPr>
          <w:fldChar w:fldCharType="separate"/>
        </w:r>
        <w:r w:rsidR="00CA58D1" w:rsidRPr="00CA58D1">
          <w:rPr>
            <w:i w:val="0"/>
            <w:noProof/>
            <w:webHidden/>
          </w:rPr>
          <w:t>39</w:t>
        </w:r>
        <w:r w:rsidR="00F249A1" w:rsidRPr="00CA58D1">
          <w:rPr>
            <w:i w:val="0"/>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69" w:history="1">
        <w:r w:rsidR="00CA58D1" w:rsidRPr="00CA58D1">
          <w:rPr>
            <w:rStyle w:val="Hyperlink"/>
            <w:noProof/>
          </w:rPr>
          <w:t>3</w:t>
        </w:r>
        <w:r w:rsidR="00CA58D1" w:rsidRPr="00CA58D1">
          <w:rPr>
            <w:rFonts w:asciiTheme="minorHAnsi" w:eastAsiaTheme="minorEastAsia" w:hAnsiTheme="minorHAnsi"/>
            <w:b w:val="0"/>
            <w:bCs w:val="0"/>
            <w:caps w:val="0"/>
            <w:noProof/>
            <w:sz w:val="22"/>
            <w:szCs w:val="22"/>
            <w:lang w:eastAsia="fr-FR"/>
          </w:rPr>
          <w:tab/>
        </w:r>
        <w:r w:rsidR="00CA58D1" w:rsidRPr="00CA58D1">
          <w:rPr>
            <w:rStyle w:val="Hyperlink"/>
            <w:noProof/>
          </w:rPr>
          <w:t>Bilan</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_Toc429003569 \h </w:instrText>
        </w:r>
        <w:r w:rsidR="00F249A1" w:rsidRPr="00CA58D1">
          <w:rPr>
            <w:noProof/>
            <w:webHidden/>
          </w:rPr>
        </w:r>
        <w:r w:rsidR="00F249A1" w:rsidRPr="00CA58D1">
          <w:rPr>
            <w:noProof/>
            <w:webHidden/>
          </w:rPr>
          <w:fldChar w:fldCharType="separate"/>
        </w:r>
        <w:r w:rsidR="00CA58D1" w:rsidRPr="00CA58D1">
          <w:rPr>
            <w:noProof/>
            <w:webHidden/>
          </w:rPr>
          <w:t>40</w:t>
        </w:r>
        <w:r w:rsidR="00F249A1" w:rsidRPr="00CA58D1">
          <w:rPr>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70" w:history="1">
        <w:r w:rsidR="00CA58D1" w:rsidRPr="00CA58D1">
          <w:rPr>
            <w:rStyle w:val="Hyperlink"/>
          </w:rPr>
          <w:t>3.1</w:t>
        </w:r>
        <w:r w:rsidR="00CA58D1" w:rsidRPr="00CA58D1">
          <w:rPr>
            <w:rFonts w:asciiTheme="minorHAnsi" w:eastAsiaTheme="minorEastAsia" w:hAnsiTheme="minorHAnsi"/>
            <w:sz w:val="22"/>
            <w:lang w:eastAsia="fr-FR"/>
          </w:rPr>
          <w:tab/>
        </w:r>
        <w:r w:rsidR="00CA58D1" w:rsidRPr="00CA58D1">
          <w:rPr>
            <w:rStyle w:val="Hyperlink"/>
          </w:rPr>
          <w:t>Résultats obtenus</w:t>
        </w:r>
        <w:r w:rsidR="00CA58D1" w:rsidRPr="00CA58D1">
          <w:rPr>
            <w:webHidden/>
          </w:rPr>
          <w:tab/>
        </w:r>
        <w:r w:rsidR="00F249A1" w:rsidRPr="00CA58D1">
          <w:rPr>
            <w:webHidden/>
          </w:rPr>
          <w:fldChar w:fldCharType="begin"/>
        </w:r>
        <w:r w:rsidR="00CA58D1" w:rsidRPr="00CA58D1">
          <w:rPr>
            <w:webHidden/>
          </w:rPr>
          <w:instrText xml:space="preserve"> PAGEREF _Toc429003570 \h </w:instrText>
        </w:r>
        <w:r w:rsidR="00F249A1" w:rsidRPr="00CA58D1">
          <w:rPr>
            <w:webHidden/>
          </w:rPr>
        </w:r>
        <w:r w:rsidR="00F249A1" w:rsidRPr="00CA58D1">
          <w:rPr>
            <w:webHidden/>
          </w:rPr>
          <w:fldChar w:fldCharType="separate"/>
        </w:r>
        <w:r w:rsidR="00CA58D1" w:rsidRPr="00CA58D1">
          <w:rPr>
            <w:webHidden/>
          </w:rPr>
          <w:t>41</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71" w:history="1">
        <w:r w:rsidR="00CA58D1" w:rsidRPr="00CA58D1">
          <w:rPr>
            <w:rStyle w:val="Hyperlink"/>
            <w:i w:val="0"/>
            <w:noProof/>
          </w:rPr>
          <w:t>3.1.1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Mise en œuvre de l’approche Domain-driven design</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_Toc429003571 \h </w:instrText>
        </w:r>
        <w:r w:rsidR="00F249A1" w:rsidRPr="00CA58D1">
          <w:rPr>
            <w:i w:val="0"/>
            <w:noProof/>
            <w:webHidden/>
          </w:rPr>
        </w:r>
        <w:r w:rsidR="00F249A1" w:rsidRPr="00CA58D1">
          <w:rPr>
            <w:i w:val="0"/>
            <w:noProof/>
            <w:webHidden/>
          </w:rPr>
          <w:fldChar w:fldCharType="separate"/>
        </w:r>
        <w:r w:rsidR="00CA58D1" w:rsidRPr="00CA58D1">
          <w:rPr>
            <w:i w:val="0"/>
            <w:noProof/>
            <w:webHidden/>
          </w:rPr>
          <w:t>41</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72" w:history="1">
        <w:r w:rsidR="00CA58D1" w:rsidRPr="00CA58D1">
          <w:rPr>
            <w:rStyle w:val="Hyperlink"/>
            <w:i w:val="0"/>
            <w:noProof/>
          </w:rPr>
          <w:t>3.1.2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Planificateur de tache de hautes disponibilités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_Toc429003572 \h </w:instrText>
        </w:r>
        <w:r w:rsidR="00F249A1" w:rsidRPr="00CA58D1">
          <w:rPr>
            <w:i w:val="0"/>
            <w:noProof/>
            <w:webHidden/>
          </w:rPr>
        </w:r>
        <w:r w:rsidR="00F249A1" w:rsidRPr="00CA58D1">
          <w:rPr>
            <w:i w:val="0"/>
            <w:noProof/>
            <w:webHidden/>
          </w:rPr>
          <w:fldChar w:fldCharType="separate"/>
        </w:r>
        <w:r w:rsidR="00CA58D1" w:rsidRPr="00CA58D1">
          <w:rPr>
            <w:i w:val="0"/>
            <w:noProof/>
            <w:webHidden/>
          </w:rPr>
          <w:t>41</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73" w:history="1">
        <w:r w:rsidR="00CA58D1" w:rsidRPr="00CA58D1">
          <w:rPr>
            <w:rStyle w:val="Hyperlink"/>
            <w:i w:val="0"/>
            <w:noProof/>
          </w:rPr>
          <w:t>3.1.3</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Intégration de la Text mining  dans le module social</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_Toc429003573 \h </w:instrText>
        </w:r>
        <w:r w:rsidR="00F249A1" w:rsidRPr="00CA58D1">
          <w:rPr>
            <w:i w:val="0"/>
            <w:noProof/>
            <w:webHidden/>
          </w:rPr>
        </w:r>
        <w:r w:rsidR="00F249A1" w:rsidRPr="00CA58D1">
          <w:rPr>
            <w:i w:val="0"/>
            <w:noProof/>
            <w:webHidden/>
          </w:rPr>
          <w:fldChar w:fldCharType="separate"/>
        </w:r>
        <w:r w:rsidR="00CA58D1" w:rsidRPr="00CA58D1">
          <w:rPr>
            <w:i w:val="0"/>
            <w:noProof/>
            <w:webHidden/>
          </w:rPr>
          <w:t>42</w:t>
        </w:r>
        <w:r w:rsidR="00F249A1" w:rsidRPr="00CA58D1">
          <w:rPr>
            <w:i w:val="0"/>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74" w:history="1">
        <w:r w:rsidR="00CA58D1" w:rsidRPr="00CA58D1">
          <w:rPr>
            <w:rStyle w:val="Hyperlink"/>
          </w:rPr>
          <w:t>3.2</w:t>
        </w:r>
        <w:r w:rsidR="00CA58D1" w:rsidRPr="00CA58D1">
          <w:rPr>
            <w:rFonts w:asciiTheme="minorHAnsi" w:eastAsiaTheme="minorEastAsia" w:hAnsiTheme="minorHAnsi"/>
            <w:sz w:val="22"/>
            <w:lang w:eastAsia="fr-FR"/>
          </w:rPr>
          <w:tab/>
        </w:r>
        <w:r w:rsidR="00CA58D1" w:rsidRPr="00CA58D1">
          <w:rPr>
            <w:rStyle w:val="Hyperlink"/>
          </w:rPr>
          <w:t>Difficultés rencontrées</w:t>
        </w:r>
        <w:r w:rsidR="00CA58D1" w:rsidRPr="00CA58D1">
          <w:rPr>
            <w:webHidden/>
          </w:rPr>
          <w:tab/>
        </w:r>
        <w:r w:rsidR="00F249A1" w:rsidRPr="00CA58D1">
          <w:rPr>
            <w:webHidden/>
          </w:rPr>
          <w:fldChar w:fldCharType="begin"/>
        </w:r>
        <w:r w:rsidR="00CA58D1" w:rsidRPr="00CA58D1">
          <w:rPr>
            <w:webHidden/>
          </w:rPr>
          <w:instrText xml:space="preserve"> PAGEREF _Toc429003574 \h </w:instrText>
        </w:r>
        <w:r w:rsidR="00F249A1" w:rsidRPr="00CA58D1">
          <w:rPr>
            <w:webHidden/>
          </w:rPr>
        </w:r>
        <w:r w:rsidR="00F249A1" w:rsidRPr="00CA58D1">
          <w:rPr>
            <w:webHidden/>
          </w:rPr>
          <w:fldChar w:fldCharType="separate"/>
        </w:r>
        <w:r w:rsidR="00CA58D1" w:rsidRPr="00CA58D1">
          <w:rPr>
            <w:webHidden/>
          </w:rPr>
          <w:t>42</w:t>
        </w:r>
        <w:r w:rsidR="00F249A1" w:rsidRPr="00CA58D1">
          <w:rPr>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75" w:history="1">
        <w:r w:rsidR="00CA58D1" w:rsidRPr="00CA58D1">
          <w:rPr>
            <w:rStyle w:val="Hyperlink"/>
            <w:i w:val="0"/>
            <w:noProof/>
          </w:rPr>
          <w:t>3.2.1</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Compilation des modules découplés</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_Toc429003575 \h </w:instrText>
        </w:r>
        <w:r w:rsidR="00F249A1" w:rsidRPr="00CA58D1">
          <w:rPr>
            <w:i w:val="0"/>
            <w:noProof/>
            <w:webHidden/>
          </w:rPr>
        </w:r>
        <w:r w:rsidR="00F249A1" w:rsidRPr="00CA58D1">
          <w:rPr>
            <w:i w:val="0"/>
            <w:noProof/>
            <w:webHidden/>
          </w:rPr>
          <w:fldChar w:fldCharType="separate"/>
        </w:r>
        <w:r w:rsidR="00CA58D1" w:rsidRPr="00CA58D1">
          <w:rPr>
            <w:i w:val="0"/>
            <w:noProof/>
            <w:webHidden/>
          </w:rPr>
          <w:t>42</w:t>
        </w:r>
        <w:r w:rsidR="00F249A1" w:rsidRPr="00CA58D1">
          <w:rPr>
            <w:i w:val="0"/>
            <w:noProof/>
            <w:webHidden/>
          </w:rPr>
          <w:fldChar w:fldCharType="end"/>
        </w:r>
      </w:hyperlink>
    </w:p>
    <w:p w:rsidR="00CA58D1" w:rsidRPr="00CA58D1" w:rsidRDefault="00A4638E">
      <w:pPr>
        <w:pStyle w:val="TOC3"/>
        <w:rPr>
          <w:rFonts w:asciiTheme="minorHAnsi" w:eastAsiaTheme="minorEastAsia" w:hAnsiTheme="minorHAnsi"/>
          <w:i w:val="0"/>
          <w:iCs w:val="0"/>
          <w:noProof/>
          <w:sz w:val="22"/>
          <w:szCs w:val="22"/>
          <w:lang w:eastAsia="fr-FR"/>
        </w:rPr>
      </w:pPr>
      <w:hyperlink w:anchor="_Toc429003576" w:history="1">
        <w:r w:rsidR="00CA58D1" w:rsidRPr="00CA58D1">
          <w:rPr>
            <w:rStyle w:val="Hyperlink"/>
            <w:i w:val="0"/>
            <w:noProof/>
          </w:rPr>
          <w:t>3.2.2</w:t>
        </w:r>
        <w:r w:rsidR="00CA58D1" w:rsidRPr="00CA58D1">
          <w:rPr>
            <w:rFonts w:asciiTheme="minorHAnsi" w:eastAsiaTheme="minorEastAsia" w:hAnsiTheme="minorHAnsi"/>
            <w:i w:val="0"/>
            <w:iCs w:val="0"/>
            <w:noProof/>
            <w:sz w:val="22"/>
            <w:szCs w:val="22"/>
            <w:lang w:eastAsia="fr-FR"/>
          </w:rPr>
          <w:tab/>
        </w:r>
        <w:r w:rsidR="00CA58D1" w:rsidRPr="00CA58D1">
          <w:rPr>
            <w:rStyle w:val="Hyperlink"/>
            <w:i w:val="0"/>
            <w:noProof/>
          </w:rPr>
          <w:t>Tester l’efficacité de l’algorithme de Text mining</w:t>
        </w:r>
        <w:r w:rsidR="00CA58D1" w:rsidRPr="00CA58D1">
          <w:rPr>
            <w:i w:val="0"/>
            <w:noProof/>
            <w:webHidden/>
          </w:rPr>
          <w:tab/>
        </w:r>
        <w:r w:rsidR="00F249A1" w:rsidRPr="00CA58D1">
          <w:rPr>
            <w:i w:val="0"/>
            <w:noProof/>
            <w:webHidden/>
          </w:rPr>
          <w:fldChar w:fldCharType="begin"/>
        </w:r>
        <w:r w:rsidR="00CA58D1" w:rsidRPr="00CA58D1">
          <w:rPr>
            <w:i w:val="0"/>
            <w:noProof/>
            <w:webHidden/>
          </w:rPr>
          <w:instrText xml:space="preserve"> PAGEREF _Toc429003576 \h </w:instrText>
        </w:r>
        <w:r w:rsidR="00F249A1" w:rsidRPr="00CA58D1">
          <w:rPr>
            <w:i w:val="0"/>
            <w:noProof/>
            <w:webHidden/>
          </w:rPr>
        </w:r>
        <w:r w:rsidR="00F249A1" w:rsidRPr="00CA58D1">
          <w:rPr>
            <w:i w:val="0"/>
            <w:noProof/>
            <w:webHidden/>
          </w:rPr>
          <w:fldChar w:fldCharType="separate"/>
        </w:r>
        <w:r w:rsidR="00CA58D1" w:rsidRPr="00CA58D1">
          <w:rPr>
            <w:i w:val="0"/>
            <w:noProof/>
            <w:webHidden/>
          </w:rPr>
          <w:t>44</w:t>
        </w:r>
        <w:r w:rsidR="00F249A1" w:rsidRPr="00CA58D1">
          <w:rPr>
            <w:i w:val="0"/>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77" w:history="1">
        <w:r w:rsidR="00CA58D1" w:rsidRPr="00CA58D1">
          <w:rPr>
            <w:rStyle w:val="Hyperlink"/>
            <w:noProof/>
          </w:rPr>
          <w:t>Conclusion</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_Toc429003577 \h </w:instrText>
        </w:r>
        <w:r w:rsidR="00F249A1" w:rsidRPr="00CA58D1">
          <w:rPr>
            <w:noProof/>
            <w:webHidden/>
          </w:rPr>
        </w:r>
        <w:r w:rsidR="00F249A1" w:rsidRPr="00CA58D1">
          <w:rPr>
            <w:noProof/>
            <w:webHidden/>
          </w:rPr>
          <w:fldChar w:fldCharType="separate"/>
        </w:r>
        <w:r w:rsidR="00CA58D1" w:rsidRPr="00CA58D1">
          <w:rPr>
            <w:noProof/>
            <w:webHidden/>
          </w:rPr>
          <w:t>46</w:t>
        </w:r>
        <w:r w:rsidR="00F249A1" w:rsidRPr="00CA58D1">
          <w:rPr>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78" w:history="1">
        <w:r w:rsidR="00CA58D1" w:rsidRPr="00CA58D1">
          <w:rPr>
            <w:rStyle w:val="Hyperlink"/>
            <w:noProof/>
          </w:rPr>
          <w:t>Ressources</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_Toc429003578 \h </w:instrText>
        </w:r>
        <w:r w:rsidR="00F249A1" w:rsidRPr="00CA58D1">
          <w:rPr>
            <w:noProof/>
            <w:webHidden/>
          </w:rPr>
        </w:r>
        <w:r w:rsidR="00F249A1" w:rsidRPr="00CA58D1">
          <w:rPr>
            <w:noProof/>
            <w:webHidden/>
          </w:rPr>
          <w:fldChar w:fldCharType="separate"/>
        </w:r>
        <w:r w:rsidR="00CA58D1" w:rsidRPr="00CA58D1">
          <w:rPr>
            <w:noProof/>
            <w:webHidden/>
          </w:rPr>
          <w:t>47</w:t>
        </w:r>
        <w:r w:rsidR="00F249A1" w:rsidRPr="00CA58D1">
          <w:rPr>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79" w:history="1">
        <w:r w:rsidR="00CA58D1" w:rsidRPr="00CA58D1">
          <w:rPr>
            <w:rStyle w:val="Hyperlink"/>
            <w:noProof/>
          </w:rPr>
          <w:t>Glossaire</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_Toc429003579 \h </w:instrText>
        </w:r>
        <w:r w:rsidR="00F249A1" w:rsidRPr="00CA58D1">
          <w:rPr>
            <w:noProof/>
            <w:webHidden/>
          </w:rPr>
        </w:r>
        <w:r w:rsidR="00F249A1" w:rsidRPr="00CA58D1">
          <w:rPr>
            <w:noProof/>
            <w:webHidden/>
          </w:rPr>
          <w:fldChar w:fldCharType="separate"/>
        </w:r>
        <w:r w:rsidR="00CA58D1" w:rsidRPr="00CA58D1">
          <w:rPr>
            <w:noProof/>
            <w:webHidden/>
          </w:rPr>
          <w:t>48</w:t>
        </w:r>
        <w:r w:rsidR="00F249A1" w:rsidRPr="00CA58D1">
          <w:rPr>
            <w:noProof/>
            <w:webHidden/>
          </w:rPr>
          <w:fldChar w:fldCharType="end"/>
        </w:r>
      </w:hyperlink>
    </w:p>
    <w:p w:rsidR="00CA58D1" w:rsidRPr="00CA58D1" w:rsidRDefault="00A4638E">
      <w:pPr>
        <w:pStyle w:val="TOC1"/>
        <w:rPr>
          <w:rFonts w:asciiTheme="minorHAnsi" w:eastAsiaTheme="minorEastAsia" w:hAnsiTheme="minorHAnsi"/>
          <w:b w:val="0"/>
          <w:bCs w:val="0"/>
          <w:caps w:val="0"/>
          <w:noProof/>
          <w:sz w:val="22"/>
          <w:szCs w:val="22"/>
          <w:lang w:eastAsia="fr-FR"/>
        </w:rPr>
      </w:pPr>
      <w:hyperlink w:anchor="_Toc429003580" w:history="1">
        <w:r w:rsidR="00CA58D1" w:rsidRPr="00CA58D1">
          <w:rPr>
            <w:rStyle w:val="Hyperlink"/>
            <w:noProof/>
            <w:lang w:val="en-US"/>
          </w:rPr>
          <w:t>Annexes</w:t>
        </w:r>
        <w:r w:rsidR="00CA58D1" w:rsidRPr="00CA58D1">
          <w:rPr>
            <w:noProof/>
            <w:webHidden/>
          </w:rPr>
          <w:tab/>
        </w:r>
        <w:r w:rsidR="00F249A1" w:rsidRPr="00CA58D1">
          <w:rPr>
            <w:noProof/>
            <w:webHidden/>
          </w:rPr>
          <w:fldChar w:fldCharType="begin"/>
        </w:r>
        <w:r w:rsidR="00CA58D1" w:rsidRPr="00CA58D1">
          <w:rPr>
            <w:noProof/>
            <w:webHidden/>
          </w:rPr>
          <w:instrText xml:space="preserve"> PAGEREF _Toc429003580 \h </w:instrText>
        </w:r>
        <w:r w:rsidR="00F249A1" w:rsidRPr="00CA58D1">
          <w:rPr>
            <w:noProof/>
            <w:webHidden/>
          </w:rPr>
        </w:r>
        <w:r w:rsidR="00F249A1" w:rsidRPr="00CA58D1">
          <w:rPr>
            <w:noProof/>
            <w:webHidden/>
          </w:rPr>
          <w:fldChar w:fldCharType="separate"/>
        </w:r>
        <w:r w:rsidR="00CA58D1" w:rsidRPr="00CA58D1">
          <w:rPr>
            <w:noProof/>
            <w:webHidden/>
          </w:rPr>
          <w:t>50</w:t>
        </w:r>
        <w:r w:rsidR="00F249A1" w:rsidRPr="00CA58D1">
          <w:rPr>
            <w:noProof/>
            <w:webHidden/>
          </w:rPr>
          <w:fldChar w:fldCharType="end"/>
        </w:r>
      </w:hyperlink>
    </w:p>
    <w:p w:rsidR="00CA58D1" w:rsidRPr="00CA58D1" w:rsidRDefault="00A4638E" w:rsidP="004A0816">
      <w:pPr>
        <w:pStyle w:val="TOC2"/>
        <w:rPr>
          <w:rFonts w:asciiTheme="minorHAnsi" w:eastAsiaTheme="minorEastAsia" w:hAnsiTheme="minorHAnsi"/>
          <w:sz w:val="22"/>
          <w:lang w:eastAsia="fr-FR"/>
        </w:rPr>
      </w:pPr>
      <w:hyperlink w:anchor="_Toc429003581" w:history="1">
        <w:r w:rsidR="00CA58D1" w:rsidRPr="00CA58D1">
          <w:rPr>
            <w:rStyle w:val="Hyperlink"/>
          </w:rPr>
          <w:t>A.</w:t>
        </w:r>
        <w:r w:rsidR="00CA58D1" w:rsidRPr="00CA58D1">
          <w:rPr>
            <w:rFonts w:asciiTheme="minorHAnsi" w:eastAsiaTheme="minorEastAsia" w:hAnsiTheme="minorHAnsi"/>
            <w:sz w:val="22"/>
            <w:lang w:eastAsia="fr-FR"/>
          </w:rPr>
          <w:tab/>
        </w:r>
        <w:r w:rsidR="00CA58D1" w:rsidRPr="00CA58D1">
          <w:rPr>
            <w:rStyle w:val="Hyperlink"/>
          </w:rPr>
          <w:t>Planning</w:t>
        </w:r>
        <w:r w:rsidR="00CA58D1" w:rsidRPr="00CA58D1">
          <w:rPr>
            <w:webHidden/>
          </w:rPr>
          <w:tab/>
        </w:r>
        <w:r w:rsidR="00F249A1" w:rsidRPr="00CA58D1">
          <w:rPr>
            <w:webHidden/>
          </w:rPr>
          <w:fldChar w:fldCharType="begin"/>
        </w:r>
        <w:r w:rsidR="00CA58D1" w:rsidRPr="00CA58D1">
          <w:rPr>
            <w:webHidden/>
          </w:rPr>
          <w:instrText xml:space="preserve"> PAGEREF _Toc429003581 \h </w:instrText>
        </w:r>
        <w:r w:rsidR="00F249A1" w:rsidRPr="00CA58D1">
          <w:rPr>
            <w:webHidden/>
          </w:rPr>
        </w:r>
        <w:r w:rsidR="00F249A1" w:rsidRPr="00CA58D1">
          <w:rPr>
            <w:webHidden/>
          </w:rPr>
          <w:fldChar w:fldCharType="separate"/>
        </w:r>
        <w:r w:rsidR="00CA58D1" w:rsidRPr="00CA58D1">
          <w:rPr>
            <w:webHidden/>
          </w:rPr>
          <w:t>51</w:t>
        </w:r>
        <w:r w:rsidR="00F249A1" w:rsidRPr="00CA58D1">
          <w:rPr>
            <w:webHidden/>
          </w:rPr>
          <w:fldChar w:fldCharType="end"/>
        </w:r>
      </w:hyperlink>
    </w:p>
    <w:p w:rsidR="00CA58D1" w:rsidRDefault="00A4638E" w:rsidP="004A0816">
      <w:pPr>
        <w:pStyle w:val="TOC2"/>
        <w:rPr>
          <w:rFonts w:asciiTheme="minorHAnsi" w:eastAsiaTheme="minorEastAsia" w:hAnsiTheme="minorHAnsi"/>
          <w:sz w:val="22"/>
          <w:lang w:eastAsia="fr-FR"/>
        </w:rPr>
      </w:pPr>
      <w:hyperlink w:anchor="_Toc429003582" w:history="1">
        <w:r w:rsidR="00CA58D1" w:rsidRPr="00CA58D1">
          <w:rPr>
            <w:rStyle w:val="Hyperlink"/>
          </w:rPr>
          <w:t>B.</w:t>
        </w:r>
        <w:r w:rsidR="00CA58D1" w:rsidRPr="00CA58D1">
          <w:rPr>
            <w:rFonts w:asciiTheme="minorHAnsi" w:eastAsiaTheme="minorEastAsia" w:hAnsiTheme="minorHAnsi"/>
            <w:sz w:val="22"/>
            <w:lang w:eastAsia="fr-FR"/>
          </w:rPr>
          <w:tab/>
        </w:r>
        <w:r w:rsidR="00CA58D1" w:rsidRPr="00CA58D1">
          <w:rPr>
            <w:rStyle w:val="Hyperlink"/>
          </w:rPr>
          <w:t>Architecture d’un module avec Domain Driven Disign</w:t>
        </w:r>
        <w:r w:rsidR="00CA58D1" w:rsidRPr="00CA58D1">
          <w:rPr>
            <w:webHidden/>
          </w:rPr>
          <w:tab/>
        </w:r>
        <w:r w:rsidR="00F249A1" w:rsidRPr="00CA58D1">
          <w:rPr>
            <w:webHidden/>
          </w:rPr>
          <w:fldChar w:fldCharType="begin"/>
        </w:r>
        <w:r w:rsidR="00CA58D1" w:rsidRPr="00CA58D1">
          <w:rPr>
            <w:webHidden/>
          </w:rPr>
          <w:instrText xml:space="preserve"> PAGEREF _Toc429003582 \h </w:instrText>
        </w:r>
        <w:r w:rsidR="00F249A1" w:rsidRPr="00CA58D1">
          <w:rPr>
            <w:webHidden/>
          </w:rPr>
        </w:r>
        <w:r w:rsidR="00F249A1" w:rsidRPr="00CA58D1">
          <w:rPr>
            <w:webHidden/>
          </w:rPr>
          <w:fldChar w:fldCharType="separate"/>
        </w:r>
        <w:r w:rsidR="00CA58D1" w:rsidRPr="00CA58D1">
          <w:rPr>
            <w:webHidden/>
          </w:rPr>
          <w:t>53</w:t>
        </w:r>
        <w:r w:rsidR="00F249A1" w:rsidRPr="00CA58D1">
          <w:rPr>
            <w:webHidden/>
          </w:rPr>
          <w:fldChar w:fldCharType="end"/>
        </w:r>
      </w:hyperlink>
    </w:p>
    <w:p w:rsidR="00605126" w:rsidRPr="005B78D5" w:rsidRDefault="00F249A1" w:rsidP="00B54F69">
      <w:pPr>
        <w:rPr>
          <w:rFonts w:ascii="Cambria" w:hAnsi="Cambria"/>
        </w:rPr>
        <w:sectPr w:rsidR="00605126" w:rsidRPr="005B78D5" w:rsidSect="0084790D">
          <w:headerReference w:type="default" r:id="rId21"/>
          <w:footerReference w:type="default" r:id="rId22"/>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170" w:name="_Toc428220571"/>
      <w:bookmarkStart w:id="171" w:name="_Toc428223727"/>
      <w:bookmarkStart w:id="172" w:name="_Toc428223942"/>
      <w:bookmarkStart w:id="173" w:name="_Toc428224034"/>
    </w:p>
    <w:p w:rsidR="00DA64BF" w:rsidRDefault="00DA64BF" w:rsidP="00124CEB">
      <w:pPr>
        <w:pStyle w:val="Heading1"/>
        <w:numPr>
          <w:ilvl w:val="0"/>
          <w:numId w:val="0"/>
        </w:numPr>
      </w:pPr>
      <w:bookmarkStart w:id="174" w:name="_Toc429003542"/>
      <w:r>
        <w:lastRenderedPageBreak/>
        <w:t>Introduction</w:t>
      </w:r>
      <w:bookmarkEnd w:id="170"/>
      <w:bookmarkEnd w:id="171"/>
      <w:bookmarkEnd w:id="172"/>
      <w:bookmarkEnd w:id="173"/>
      <w:bookmarkEnd w:id="174"/>
    </w:p>
    <w:p w:rsidR="00A9256F" w:rsidRDefault="00B54F69" w:rsidP="00B54F69">
      <w:del w:id="175" w:author="lchabot" w:date="2015-09-03T16:00:00Z">
        <w:r w:rsidDel="00A003B6">
          <w:delText xml:space="preserve">      </w:delText>
        </w:r>
      </w:del>
      <w:ins w:id="176" w:author="lchabot" w:date="2015-09-03T16:00:00Z">
        <w:r w:rsidR="00A003B6">
          <w:tab/>
        </w:r>
      </w:ins>
      <w:r w:rsidRPr="006737E1">
        <w:t xml:space="preserve">Dans un contexte où </w:t>
      </w:r>
      <w:proofErr w:type="spellStart"/>
      <w:r w:rsidRPr="006737E1">
        <w:t>Coheris</w:t>
      </w:r>
      <w:proofErr w:type="spellEnd"/>
      <w:r w:rsidRPr="006737E1">
        <w:t xml:space="preserve"> cherchent en permanence à être plus efficace</w:t>
      </w:r>
      <w:del w:id="177" w:author="lchabot" w:date="2015-09-03T16:01:00Z">
        <w:r w:rsidRPr="006737E1" w:rsidDel="00A003B6">
          <w:delText>s</w:delText>
        </w:r>
      </w:del>
      <w:r w:rsidRPr="006737E1">
        <w:t xml:space="preserve"> et plus réactive</w:t>
      </w:r>
      <w:del w:id="178" w:author="lchabot" w:date="2015-09-03T16:01:00Z">
        <w:r w:rsidRPr="006737E1" w:rsidDel="00A003B6">
          <w:delText>s</w:delText>
        </w:r>
      </w:del>
      <w:r w:rsidRPr="006737E1">
        <w:t xml:space="preserve">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w:t>
      </w:r>
      <w:proofErr w:type="spellStart"/>
      <w:r w:rsidRPr="006737E1">
        <w:t>SaaS</w:t>
      </w:r>
      <w:proofErr w:type="spellEnd"/>
      <w:r w:rsidRPr="006737E1">
        <w:t xml:space="preserve"> </w:t>
      </w:r>
      <w:r>
        <w:t xml:space="preserve">à </w:t>
      </w:r>
      <w:r w:rsidRPr="006737E1">
        <w:t>la demande</w:t>
      </w:r>
      <w:r w:rsidR="00A9256F">
        <w:t xml:space="preserve">. </w:t>
      </w:r>
    </w:p>
    <w:p w:rsidR="00B54F69" w:rsidRPr="000C22AE" w:rsidRDefault="00A9256F" w:rsidP="00B54F69">
      <w:del w:id="179" w:author="lchabot" w:date="2015-09-03T16:00:00Z">
        <w:r w:rsidDel="00A003B6">
          <w:delText xml:space="preserve">      </w:delText>
        </w:r>
      </w:del>
      <w:ins w:id="180" w:author="lchabot" w:date="2015-09-03T16:00:00Z">
        <w:r w:rsidR="00A003B6">
          <w:tab/>
        </w:r>
      </w:ins>
      <w:proofErr w:type="spellStart"/>
      <w:r>
        <w:t>Coheris</w:t>
      </w:r>
      <w:proofErr w:type="spellEnd"/>
      <w:r>
        <w:t xml:space="preserve"> </w:t>
      </w:r>
      <w:r w:rsidR="00B54F69" w:rsidRPr="000C22AE">
        <w:t xml:space="preserve">souhaite </w:t>
      </w:r>
      <w:r w:rsidR="00B54F69">
        <w:t>constamment évoluer et proposer</w:t>
      </w:r>
      <w:r w:rsidR="00B54F69" w:rsidRPr="000C22AE">
        <w:t xml:space="preserve"> des modules basé</w:t>
      </w:r>
      <w:del w:id="181" w:author="lchabot" w:date="2015-09-03T16:01:00Z">
        <w:r w:rsidR="00B54F69" w:rsidRPr="000C22AE" w:rsidDel="00BF335C">
          <w:delText>e</w:delText>
        </w:r>
      </w:del>
      <w:r w:rsidR="00B54F69" w:rsidRPr="000C22AE">
        <w:t xml:space="preserve">s sur une </w:t>
      </w:r>
      <w:del w:id="182" w:author="lchabot" w:date="2015-09-03T16:02:00Z">
        <w:r w:rsidR="00B54F69" w:rsidRPr="000C22AE" w:rsidDel="00BF335C">
          <w:delText>approche d’</w:delText>
        </w:r>
      </w:del>
      <w:r w:rsidR="00B54F69" w:rsidRPr="000C22AE">
        <w:t xml:space="preserve">architecture technique et </w:t>
      </w:r>
      <w:ins w:id="183" w:author="lchabot" w:date="2015-09-03T16:02:00Z">
        <w:r w:rsidR="00BF335C">
          <w:t xml:space="preserve">sur </w:t>
        </w:r>
      </w:ins>
      <w:r w:rsidR="00B54F69" w:rsidRPr="000C22AE">
        <w:t xml:space="preserve">des </w:t>
      </w:r>
      <w:del w:id="184" w:author="lchabot" w:date="2015-09-03T16:02:00Z">
        <w:r w:rsidR="00B54F69" w:rsidRPr="000C22AE" w:rsidDel="00BF335C">
          <w:delText xml:space="preserve">nouvelles </w:delText>
        </w:r>
      </w:del>
      <w:r w:rsidR="00B54F69" w:rsidRPr="000C22AE">
        <w:t xml:space="preserve">technologies de pointes </w:t>
      </w:r>
      <w:ins w:id="185" w:author="lchabot" w:date="2015-09-03T16:02:00Z">
        <w:r w:rsidR="00BF335C">
          <w:t xml:space="preserve">afin de </w:t>
        </w:r>
      </w:ins>
      <w:del w:id="186" w:author="lchabot" w:date="2015-09-03T16:03:00Z">
        <w:r w:rsidR="00B54F69" w:rsidDel="00BF335C">
          <w:delText>qui répondent</w:delText>
        </w:r>
      </w:del>
      <w:ins w:id="187" w:author="lchabot" w:date="2015-09-03T16:03:00Z">
        <w:r w:rsidR="00BF335C">
          <w:t>répondre</w:t>
        </w:r>
      </w:ins>
      <w:r w:rsidR="00B54F69">
        <w:t xml:space="preserve"> parfaitement aux attentes des utilisateurs.</w:t>
      </w:r>
    </w:p>
    <w:p w:rsidR="00B54F69" w:rsidRDefault="00B54F69" w:rsidP="00B54F69">
      <w:del w:id="188" w:author="lchabot" w:date="2015-09-03T16:00:00Z">
        <w:r w:rsidDel="00A003B6">
          <w:delText xml:space="preserve">      </w:delText>
        </w:r>
      </w:del>
      <w:ins w:id="189" w:author="lchabot" w:date="2015-09-03T16:00:00Z">
        <w:r w:rsidR="00A003B6">
          <w:tab/>
        </w:r>
      </w:ins>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del w:id="190" w:author="lchabot" w:date="2015-09-03T16:00:00Z">
        <w:r w:rsidDel="00A003B6">
          <w:delText xml:space="preserve">      </w:delText>
        </w:r>
      </w:del>
      <w:ins w:id="191" w:author="lchabot" w:date="2015-09-03T16:00:00Z">
        <w:r w:rsidR="00A003B6">
          <w:tab/>
        </w:r>
      </w:ins>
      <w:r>
        <w:t>D</w:t>
      </w:r>
      <w:r w:rsidRPr="000C22AE">
        <w:t>ans une première partie</w:t>
      </w:r>
      <w:r>
        <w:t>, le but était</w:t>
      </w:r>
      <w:r w:rsidRPr="000C22AE">
        <w:t xml:space="preserve"> de comprendre la nouvelle architecture des mod</w:t>
      </w:r>
      <w:r w:rsidR="00A9256F">
        <w:t xml:space="preserve">ules </w:t>
      </w:r>
      <w:proofErr w:type="spellStart"/>
      <w:r w:rsidR="00A9256F">
        <w:t>Coheris</w:t>
      </w:r>
      <w:proofErr w:type="spellEnd"/>
      <w:r w:rsidR="00A9256F">
        <w:t xml:space="preserve">, la mise en œuvre </w:t>
      </w:r>
      <w:r w:rsidRPr="000C22AE">
        <w:t xml:space="preserve">de l’approche </w:t>
      </w:r>
      <w:r w:rsidR="00A9256F">
        <w:t>« </w:t>
      </w:r>
      <w:del w:id="192" w:author="lchabot" w:date="2015-09-03T16:03:00Z">
        <w:r w:rsidRPr="000C22AE" w:rsidDel="00BF335C">
          <w:delText xml:space="preserve">domain </w:delText>
        </w:r>
      </w:del>
      <w:ins w:id="193" w:author="lchabot" w:date="2015-09-03T16:03:00Z">
        <w:r w:rsidR="00BF335C">
          <w:t>D</w:t>
        </w:r>
        <w:r w:rsidR="00BF335C" w:rsidRPr="000C22AE">
          <w:t xml:space="preserve">omain </w:t>
        </w:r>
      </w:ins>
      <w:del w:id="194" w:author="lchabot" w:date="2015-09-03T16:03:00Z">
        <w:r w:rsidRPr="000C22AE" w:rsidDel="00BF335C">
          <w:delText>d</w:delText>
        </w:r>
      </w:del>
      <w:proofErr w:type="spellStart"/>
      <w:ins w:id="195" w:author="lchabot" w:date="2015-09-03T16:03:00Z">
        <w:r w:rsidR="00BF335C">
          <w:t>D</w:t>
        </w:r>
      </w:ins>
      <w:del w:id="196" w:author="lchabot" w:date="2015-09-03T16:03:00Z">
        <w:r w:rsidRPr="000C22AE" w:rsidDel="00BF335C">
          <w:delText>i</w:delText>
        </w:r>
      </w:del>
      <w:r w:rsidRPr="000C22AE">
        <w:t>r</w:t>
      </w:r>
      <w:ins w:id="197" w:author="lchabot" w:date="2015-09-03T16:03:00Z">
        <w:r w:rsidR="00BF335C">
          <w:t>i</w:t>
        </w:r>
      </w:ins>
      <w:r w:rsidRPr="000C22AE">
        <w:t>ven</w:t>
      </w:r>
      <w:proofErr w:type="spellEnd"/>
      <w:r w:rsidRPr="000C22AE">
        <w:t xml:space="preserve"> </w:t>
      </w:r>
      <w:del w:id="198" w:author="lchabot" w:date="2015-09-03T16:03:00Z">
        <w:r w:rsidRPr="000C22AE" w:rsidDel="00BF335C">
          <w:delText>disign</w:delText>
        </w:r>
        <w:r w:rsidR="00A9256F" w:rsidDel="00BF335C">
          <w:delText> </w:delText>
        </w:r>
      </w:del>
      <w:ins w:id="199" w:author="lchabot" w:date="2015-09-03T16:03:00Z">
        <w:r w:rsidR="00BF335C">
          <w:t>De</w:t>
        </w:r>
        <w:r w:rsidR="00BF335C" w:rsidRPr="000C22AE">
          <w:t>sign</w:t>
        </w:r>
        <w:r w:rsidR="00BF335C">
          <w:t> </w:t>
        </w:r>
      </w:ins>
      <w:r w:rsidR="00A9256F">
        <w:t>»</w:t>
      </w:r>
      <w:r w:rsidRPr="000C22AE">
        <w:t xml:space="preserve"> dans un module prototype qui gère un système de planification de</w:t>
      </w:r>
      <w:r>
        <w:t>s tâ</w:t>
      </w:r>
      <w:r w:rsidRPr="000C22AE">
        <w:t xml:space="preserve">ches. Et </w:t>
      </w:r>
      <w:del w:id="200" w:author="lchabot" w:date="2015-09-03T16:03:00Z">
        <w:r w:rsidRPr="000C22AE" w:rsidDel="00BF335C">
          <w:delText xml:space="preserve">Dans </w:delText>
        </w:r>
      </w:del>
      <w:ins w:id="201" w:author="lchabot" w:date="2015-09-03T16:03:00Z">
        <w:r w:rsidR="00BF335C">
          <w:t>d</w:t>
        </w:r>
        <w:r w:rsidR="00BF335C" w:rsidRPr="000C22AE">
          <w:t xml:space="preserve">ans </w:t>
        </w:r>
      </w:ins>
      <w:r w:rsidRPr="000C22AE">
        <w:t xml:space="preserve">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w:t>
      </w:r>
      <w:proofErr w:type="spellStart"/>
      <w:r>
        <w:t>realtime</w:t>
      </w:r>
      <w:proofErr w:type="spellEnd"/>
      <w:r>
        <w:t xml:space="preserve"> sur la qualification des messages </w:t>
      </w:r>
      <w:ins w:id="202" w:author="lchabot" w:date="2015-09-03T16:04:00Z">
        <w:r w:rsidR="00BF335C">
          <w:t xml:space="preserve">provenant </w:t>
        </w:r>
      </w:ins>
      <w:r>
        <w:t>des canau</w:t>
      </w:r>
      <w:r w:rsidR="001239D7">
        <w:t xml:space="preserve">x sociaux Facebook et </w:t>
      </w:r>
      <w:proofErr w:type="spellStart"/>
      <w:r w:rsidR="001239D7">
        <w:t>Twitter</w:t>
      </w:r>
      <w:proofErr w:type="spellEnd"/>
      <w:r w:rsidR="001239D7">
        <w:t>.</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w:t>
      </w:r>
      <w:r>
        <w:lastRenderedPageBreak/>
        <w:t>résultats obtenus. Enfin, je conclurai en faisant un bilan critique de mes réalisations par rapport aux attentes de l’entreprise.</w:t>
      </w:r>
    </w:p>
    <w:p w:rsidR="00605126" w:rsidRDefault="00605126" w:rsidP="0022327B">
      <w:pPr>
        <w:sectPr w:rsidR="00605126" w:rsidSect="0084790D">
          <w:headerReference w:type="default" r:id="rId23"/>
          <w:footerReference w:type="default" r:id="rId24"/>
          <w:pgSz w:w="11906" w:h="16838"/>
          <w:pgMar w:top="1276" w:right="2834" w:bottom="1440" w:left="1985" w:header="708" w:footer="708" w:gutter="0"/>
          <w:cols w:space="708"/>
          <w:docGrid w:linePitch="360"/>
        </w:sectPr>
      </w:pPr>
    </w:p>
    <w:p w:rsidR="00B52B6B" w:rsidRDefault="00B52B6B" w:rsidP="000D4461">
      <w:pPr>
        <w:pStyle w:val="NoSpacing"/>
      </w:pPr>
      <w:bookmarkStart w:id="203" w:name="_Toc428613323"/>
      <w:bookmarkStart w:id="204" w:name="_Toc428615619"/>
      <w:bookmarkStart w:id="205" w:name="_Toc428616265"/>
      <w:bookmarkStart w:id="206" w:name="_Toc428617671"/>
      <w:bookmarkStart w:id="207" w:name="_Toc428623676"/>
      <w:bookmarkStart w:id="208" w:name="_Toc428623763"/>
      <w:r>
        <w:lastRenderedPageBreak/>
        <w:t>Partie 1</w:t>
      </w:r>
      <w:bookmarkEnd w:id="203"/>
      <w:bookmarkEnd w:id="204"/>
      <w:bookmarkEnd w:id="205"/>
      <w:bookmarkEnd w:id="206"/>
      <w:bookmarkEnd w:id="207"/>
      <w:bookmarkEnd w:id="208"/>
    </w:p>
    <w:p w:rsidR="00B52B6B" w:rsidRPr="003E4A9A" w:rsidRDefault="00B52B6B" w:rsidP="000D4461">
      <w:pPr>
        <w:pStyle w:val="Heading1"/>
        <w:spacing w:line="600" w:lineRule="auto"/>
        <w:ind w:left="0" w:hanging="284"/>
        <w:rPr>
          <w:szCs w:val="44"/>
        </w:rPr>
      </w:pPr>
      <w:bookmarkStart w:id="209" w:name="_Toc428223728"/>
      <w:bookmarkStart w:id="210" w:name="_Toc428223943"/>
      <w:bookmarkStart w:id="211" w:name="_Toc428224035"/>
      <w:bookmarkStart w:id="212" w:name="_Toc429003543"/>
      <w:r w:rsidRPr="003E4A9A">
        <w:rPr>
          <w:szCs w:val="44"/>
        </w:rPr>
        <w:t>Présentation du stage</w:t>
      </w:r>
      <w:bookmarkEnd w:id="209"/>
      <w:bookmarkEnd w:id="210"/>
      <w:bookmarkEnd w:id="211"/>
      <w:bookmarkEnd w:id="212"/>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A4638E">
        <w:pict>
          <v:rect id="_x0000_i1025" style="width:453.6pt;height:1pt" o:hralign="center" o:hrstd="t" o:hrnoshade="t" o:hr="t" fillcolor="black [3213]" stroked="f"/>
        </w:pict>
      </w:r>
      <w:r w:rsidR="00F249A1" w:rsidRPr="002A3CB4">
        <w:rPr>
          <w:rFonts w:ascii="Cambria" w:hAnsi="Cambria"/>
          <w:sz w:val="22"/>
        </w:rPr>
        <w:fldChar w:fldCharType="begin"/>
      </w:r>
      <w:r w:rsidR="004D38D0" w:rsidRPr="002A3CB4">
        <w:rPr>
          <w:rFonts w:ascii="Cambria" w:hAnsi="Cambria"/>
          <w:sz w:val="22"/>
        </w:rPr>
        <w:instrText xml:space="preserve"> TOC \o "2-3" \h \z \u </w:instrText>
      </w:r>
      <w:r w:rsidR="00F249A1" w:rsidRPr="002A3CB4">
        <w:rPr>
          <w:rFonts w:ascii="Cambria" w:hAnsi="Cambria"/>
          <w:sz w:val="22"/>
        </w:rPr>
        <w:fldChar w:fldCharType="separate"/>
      </w:r>
    </w:p>
    <w:p w:rsidR="002A3CB4" w:rsidRPr="002A3CB4" w:rsidRDefault="00A4638E" w:rsidP="004A0816">
      <w:pPr>
        <w:pStyle w:val="TOC2"/>
        <w:rPr>
          <w:rFonts w:asciiTheme="minorHAnsi" w:eastAsiaTheme="minorEastAsia" w:hAnsiTheme="minorHAnsi"/>
          <w:sz w:val="22"/>
          <w:lang w:eastAsia="fr-FR"/>
        </w:rPr>
      </w:pPr>
      <w:hyperlink w:anchor="_Toc429003355" w:history="1">
        <w:r w:rsidR="002A3CB4" w:rsidRPr="002A3CB4">
          <w:rPr>
            <w:rStyle w:val="Hyperlink"/>
          </w:rPr>
          <w:t>1.1</w:t>
        </w:r>
        <w:r w:rsidR="002A3CB4" w:rsidRPr="002A3CB4">
          <w:rPr>
            <w:rFonts w:asciiTheme="minorHAnsi" w:eastAsiaTheme="minorEastAsia" w:hAnsiTheme="minorHAnsi"/>
            <w:sz w:val="22"/>
            <w:lang w:eastAsia="fr-FR"/>
          </w:rPr>
          <w:tab/>
        </w:r>
        <w:r w:rsidR="002A3CB4" w:rsidRPr="002A3CB4">
          <w:rPr>
            <w:rStyle w:val="Hyperlink"/>
          </w:rPr>
          <w:t>Société Coheris</w:t>
        </w:r>
        <w:r w:rsidR="002A3CB4" w:rsidRPr="002A3CB4">
          <w:rPr>
            <w:webHidden/>
          </w:rPr>
          <w:tab/>
        </w:r>
        <w:r w:rsidR="00F249A1" w:rsidRPr="002A3CB4">
          <w:rPr>
            <w:webHidden/>
          </w:rPr>
          <w:fldChar w:fldCharType="begin"/>
        </w:r>
        <w:r w:rsidR="002A3CB4" w:rsidRPr="002A3CB4">
          <w:rPr>
            <w:webHidden/>
          </w:rPr>
          <w:instrText xml:space="preserve"> PAGEREF _Toc429003355 \h </w:instrText>
        </w:r>
        <w:r w:rsidR="00F249A1" w:rsidRPr="002A3CB4">
          <w:rPr>
            <w:webHidden/>
          </w:rPr>
        </w:r>
        <w:r w:rsidR="00F249A1" w:rsidRPr="002A3CB4">
          <w:rPr>
            <w:webHidden/>
          </w:rPr>
          <w:fldChar w:fldCharType="separate"/>
        </w:r>
        <w:r w:rsidR="00CA58D1">
          <w:rPr>
            <w:webHidden/>
          </w:rPr>
          <w:t>10</w:t>
        </w:r>
        <w:r w:rsidR="00F249A1" w:rsidRPr="002A3CB4">
          <w:rPr>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56" w:history="1">
        <w:r w:rsidR="002A3CB4" w:rsidRPr="002A3CB4">
          <w:rPr>
            <w:rStyle w:val="Hyperlink"/>
            <w:i w:val="0"/>
            <w:noProof/>
          </w:rPr>
          <w:t>1.1.1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Présentation</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_Toc429003356 \h </w:instrText>
        </w:r>
        <w:r w:rsidR="00F249A1" w:rsidRPr="002A3CB4">
          <w:rPr>
            <w:i w:val="0"/>
            <w:noProof/>
            <w:webHidden/>
          </w:rPr>
        </w:r>
        <w:r w:rsidR="00F249A1" w:rsidRPr="002A3CB4">
          <w:rPr>
            <w:i w:val="0"/>
            <w:noProof/>
            <w:webHidden/>
          </w:rPr>
          <w:fldChar w:fldCharType="separate"/>
        </w:r>
        <w:r w:rsidR="00CA58D1">
          <w:rPr>
            <w:i w:val="0"/>
            <w:noProof/>
            <w:webHidden/>
          </w:rPr>
          <w:t>10</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57" w:history="1">
        <w:r w:rsidR="002A3CB4" w:rsidRPr="002A3CB4">
          <w:rPr>
            <w:rStyle w:val="Hyperlink"/>
            <w:i w:val="0"/>
            <w:noProof/>
          </w:rPr>
          <w:t>1.1.2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Produits</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_Toc429003357 \h </w:instrText>
        </w:r>
        <w:r w:rsidR="00F249A1" w:rsidRPr="002A3CB4">
          <w:rPr>
            <w:i w:val="0"/>
            <w:noProof/>
            <w:webHidden/>
          </w:rPr>
        </w:r>
        <w:r w:rsidR="00F249A1" w:rsidRPr="002A3CB4">
          <w:rPr>
            <w:i w:val="0"/>
            <w:noProof/>
            <w:webHidden/>
          </w:rPr>
          <w:fldChar w:fldCharType="separate"/>
        </w:r>
        <w:r w:rsidR="00CA58D1">
          <w:rPr>
            <w:i w:val="0"/>
            <w:noProof/>
            <w:webHidden/>
          </w:rPr>
          <w:t>10</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58" w:history="1">
        <w:r w:rsidR="002A3CB4" w:rsidRPr="002A3CB4">
          <w:rPr>
            <w:rStyle w:val="Hyperlink"/>
            <w:i w:val="0"/>
            <w:noProof/>
          </w:rPr>
          <w:t>1.1.3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Organisation</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_Toc429003358 \h </w:instrText>
        </w:r>
        <w:r w:rsidR="00F249A1" w:rsidRPr="002A3CB4">
          <w:rPr>
            <w:i w:val="0"/>
            <w:noProof/>
            <w:webHidden/>
          </w:rPr>
        </w:r>
        <w:r w:rsidR="00F249A1" w:rsidRPr="002A3CB4">
          <w:rPr>
            <w:i w:val="0"/>
            <w:noProof/>
            <w:webHidden/>
          </w:rPr>
          <w:fldChar w:fldCharType="separate"/>
        </w:r>
        <w:r w:rsidR="00CA58D1">
          <w:rPr>
            <w:i w:val="0"/>
            <w:noProof/>
            <w:webHidden/>
          </w:rPr>
          <w:t>11</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59" w:history="1">
        <w:r w:rsidR="002A3CB4" w:rsidRPr="002A3CB4">
          <w:rPr>
            <w:rStyle w:val="Hyperlink"/>
            <w:i w:val="0"/>
            <w:noProof/>
          </w:rPr>
          <w:t>1.1.4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 chiffres</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_Toc429003359 \h </w:instrText>
        </w:r>
        <w:r w:rsidR="00F249A1" w:rsidRPr="002A3CB4">
          <w:rPr>
            <w:i w:val="0"/>
            <w:noProof/>
            <w:webHidden/>
          </w:rPr>
        </w:r>
        <w:r w:rsidR="00F249A1" w:rsidRPr="002A3CB4">
          <w:rPr>
            <w:i w:val="0"/>
            <w:noProof/>
            <w:webHidden/>
          </w:rPr>
          <w:fldChar w:fldCharType="separate"/>
        </w:r>
        <w:r w:rsidR="00CA58D1">
          <w:rPr>
            <w:i w:val="0"/>
            <w:noProof/>
            <w:webHidden/>
          </w:rPr>
          <w:t>11</w:t>
        </w:r>
        <w:r w:rsidR="00F249A1" w:rsidRPr="002A3CB4">
          <w:rPr>
            <w:i w:val="0"/>
            <w:noProof/>
            <w:webHidden/>
          </w:rPr>
          <w:fldChar w:fldCharType="end"/>
        </w:r>
      </w:hyperlink>
    </w:p>
    <w:p w:rsidR="002A3CB4" w:rsidRPr="002A3CB4" w:rsidRDefault="00A4638E" w:rsidP="004A0816">
      <w:pPr>
        <w:pStyle w:val="TOC2"/>
        <w:rPr>
          <w:rFonts w:asciiTheme="minorHAnsi" w:eastAsiaTheme="minorEastAsia" w:hAnsiTheme="minorHAnsi"/>
          <w:sz w:val="22"/>
          <w:lang w:eastAsia="fr-FR"/>
        </w:rPr>
      </w:pPr>
      <w:hyperlink w:anchor="_Toc429003360" w:history="1">
        <w:r w:rsidR="002A3CB4" w:rsidRPr="002A3CB4">
          <w:rPr>
            <w:rStyle w:val="Hyperlink"/>
          </w:rPr>
          <w:t>1.2</w:t>
        </w:r>
        <w:r w:rsidR="002A3CB4" w:rsidRPr="002A3CB4">
          <w:rPr>
            <w:rFonts w:asciiTheme="minorHAnsi" w:eastAsiaTheme="minorEastAsia" w:hAnsiTheme="minorHAnsi"/>
            <w:sz w:val="22"/>
            <w:lang w:eastAsia="fr-FR"/>
          </w:rPr>
          <w:tab/>
        </w:r>
        <w:r w:rsidR="002A3CB4" w:rsidRPr="002A3CB4">
          <w:rPr>
            <w:rStyle w:val="Hyperlink"/>
          </w:rPr>
          <w:t>Mission</w:t>
        </w:r>
        <w:r w:rsidR="002A3CB4" w:rsidRPr="002A3CB4">
          <w:rPr>
            <w:webHidden/>
          </w:rPr>
          <w:tab/>
        </w:r>
        <w:r w:rsidR="00F249A1" w:rsidRPr="002A3CB4">
          <w:rPr>
            <w:webHidden/>
          </w:rPr>
          <w:fldChar w:fldCharType="begin"/>
        </w:r>
        <w:r w:rsidR="002A3CB4" w:rsidRPr="002A3CB4">
          <w:rPr>
            <w:webHidden/>
          </w:rPr>
          <w:instrText xml:space="preserve"> PAGEREF _Toc429003360 \h </w:instrText>
        </w:r>
        <w:r w:rsidR="00F249A1" w:rsidRPr="002A3CB4">
          <w:rPr>
            <w:webHidden/>
          </w:rPr>
        </w:r>
        <w:r w:rsidR="00F249A1" w:rsidRPr="002A3CB4">
          <w:rPr>
            <w:webHidden/>
          </w:rPr>
          <w:fldChar w:fldCharType="separate"/>
        </w:r>
        <w:r w:rsidR="00CA58D1">
          <w:rPr>
            <w:webHidden/>
          </w:rPr>
          <w:t>11</w:t>
        </w:r>
        <w:r w:rsidR="00F249A1" w:rsidRPr="002A3CB4">
          <w:rPr>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61" w:history="1">
        <w:r w:rsidR="002A3CB4" w:rsidRPr="002A3CB4">
          <w:rPr>
            <w:rStyle w:val="Hyperlink"/>
            <w:i w:val="0"/>
            <w:noProof/>
          </w:rPr>
          <w:t>1.2.1</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Sujet de stage</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_Toc429003361 \h </w:instrText>
        </w:r>
        <w:r w:rsidR="00F249A1" w:rsidRPr="002A3CB4">
          <w:rPr>
            <w:i w:val="0"/>
            <w:noProof/>
            <w:webHidden/>
          </w:rPr>
        </w:r>
        <w:r w:rsidR="00F249A1" w:rsidRPr="002A3CB4">
          <w:rPr>
            <w:i w:val="0"/>
            <w:noProof/>
            <w:webHidden/>
          </w:rPr>
          <w:fldChar w:fldCharType="separate"/>
        </w:r>
        <w:r w:rsidR="00CA58D1">
          <w:rPr>
            <w:i w:val="0"/>
            <w:noProof/>
            <w:webHidden/>
          </w:rPr>
          <w:t>11</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62" w:history="1">
        <w:r w:rsidR="002A3CB4" w:rsidRPr="002A3CB4">
          <w:rPr>
            <w:rStyle w:val="Hyperlink"/>
            <w:i w:val="0"/>
            <w:noProof/>
          </w:rPr>
          <w:t>1.2.2</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Besoin</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_Toc429003362 \h </w:instrText>
        </w:r>
        <w:r w:rsidR="00F249A1" w:rsidRPr="002A3CB4">
          <w:rPr>
            <w:i w:val="0"/>
            <w:noProof/>
            <w:webHidden/>
          </w:rPr>
        </w:r>
        <w:r w:rsidR="00F249A1" w:rsidRPr="002A3CB4">
          <w:rPr>
            <w:i w:val="0"/>
            <w:noProof/>
            <w:webHidden/>
          </w:rPr>
          <w:fldChar w:fldCharType="separate"/>
        </w:r>
        <w:r w:rsidR="00CA58D1">
          <w:rPr>
            <w:i w:val="0"/>
            <w:noProof/>
            <w:webHidden/>
          </w:rPr>
          <w:t>12</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63" w:history="1">
        <w:r w:rsidR="002A3CB4" w:rsidRPr="002A3CB4">
          <w:rPr>
            <w:rStyle w:val="Hyperlink"/>
            <w:i w:val="0"/>
            <w:noProof/>
          </w:rPr>
          <w:t>1.2.3</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Équipe</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_Toc429003363 \h </w:instrText>
        </w:r>
        <w:r w:rsidR="00F249A1" w:rsidRPr="002A3CB4">
          <w:rPr>
            <w:i w:val="0"/>
            <w:noProof/>
            <w:webHidden/>
          </w:rPr>
        </w:r>
        <w:r w:rsidR="00F249A1" w:rsidRPr="002A3CB4">
          <w:rPr>
            <w:i w:val="0"/>
            <w:noProof/>
            <w:webHidden/>
          </w:rPr>
          <w:fldChar w:fldCharType="separate"/>
        </w:r>
        <w:r w:rsidR="00CA58D1">
          <w:rPr>
            <w:i w:val="0"/>
            <w:noProof/>
            <w:webHidden/>
          </w:rPr>
          <w:t>12</w:t>
        </w:r>
        <w:r w:rsidR="00F249A1" w:rsidRPr="002A3CB4">
          <w:rPr>
            <w:i w:val="0"/>
            <w:noProof/>
            <w:webHidden/>
          </w:rPr>
          <w:fldChar w:fldCharType="end"/>
        </w:r>
      </w:hyperlink>
    </w:p>
    <w:p w:rsidR="002A3CB4" w:rsidRPr="002A3CB4" w:rsidRDefault="00A4638E">
      <w:pPr>
        <w:pStyle w:val="TOC3"/>
        <w:rPr>
          <w:rFonts w:asciiTheme="minorHAnsi" w:eastAsiaTheme="minorEastAsia" w:hAnsiTheme="minorHAnsi"/>
          <w:i w:val="0"/>
          <w:iCs w:val="0"/>
          <w:noProof/>
          <w:sz w:val="22"/>
          <w:szCs w:val="22"/>
          <w:lang w:eastAsia="fr-FR"/>
        </w:rPr>
      </w:pPr>
      <w:hyperlink w:anchor="_Toc429003364" w:history="1">
        <w:r w:rsidR="002A3CB4" w:rsidRPr="002A3CB4">
          <w:rPr>
            <w:rStyle w:val="Hyperlink"/>
            <w:i w:val="0"/>
            <w:noProof/>
          </w:rPr>
          <w:t>1.2.4</w:t>
        </w:r>
        <w:r w:rsidR="002A3CB4" w:rsidRPr="002A3CB4">
          <w:rPr>
            <w:rFonts w:asciiTheme="minorHAnsi" w:eastAsiaTheme="minorEastAsia" w:hAnsiTheme="minorHAnsi"/>
            <w:i w:val="0"/>
            <w:iCs w:val="0"/>
            <w:noProof/>
            <w:sz w:val="22"/>
            <w:szCs w:val="22"/>
            <w:lang w:eastAsia="fr-FR"/>
          </w:rPr>
          <w:tab/>
        </w:r>
        <w:r w:rsidR="002A3CB4" w:rsidRPr="002A3CB4">
          <w:rPr>
            <w:rStyle w:val="Hyperlink"/>
            <w:i w:val="0"/>
            <w:noProof/>
          </w:rPr>
          <w:t>Environnement de travail</w:t>
        </w:r>
        <w:r w:rsidR="002A3CB4" w:rsidRPr="002A3CB4">
          <w:rPr>
            <w:i w:val="0"/>
            <w:noProof/>
            <w:webHidden/>
          </w:rPr>
          <w:tab/>
        </w:r>
        <w:r w:rsidR="00F249A1" w:rsidRPr="002A3CB4">
          <w:rPr>
            <w:i w:val="0"/>
            <w:noProof/>
            <w:webHidden/>
          </w:rPr>
          <w:fldChar w:fldCharType="begin"/>
        </w:r>
        <w:r w:rsidR="002A3CB4" w:rsidRPr="002A3CB4">
          <w:rPr>
            <w:i w:val="0"/>
            <w:noProof/>
            <w:webHidden/>
          </w:rPr>
          <w:instrText xml:space="preserve"> PAGEREF _Toc429003364 \h </w:instrText>
        </w:r>
        <w:r w:rsidR="00F249A1" w:rsidRPr="002A3CB4">
          <w:rPr>
            <w:i w:val="0"/>
            <w:noProof/>
            <w:webHidden/>
          </w:rPr>
        </w:r>
        <w:r w:rsidR="00F249A1" w:rsidRPr="002A3CB4">
          <w:rPr>
            <w:i w:val="0"/>
            <w:noProof/>
            <w:webHidden/>
          </w:rPr>
          <w:fldChar w:fldCharType="separate"/>
        </w:r>
        <w:r w:rsidR="00CA58D1">
          <w:rPr>
            <w:i w:val="0"/>
            <w:noProof/>
            <w:webHidden/>
          </w:rPr>
          <w:t>13</w:t>
        </w:r>
        <w:r w:rsidR="00F249A1" w:rsidRPr="002A3CB4">
          <w:rPr>
            <w:i w:val="0"/>
            <w:noProof/>
            <w:webHidden/>
          </w:rPr>
          <w:fldChar w:fldCharType="end"/>
        </w:r>
      </w:hyperlink>
    </w:p>
    <w:p w:rsidR="0056533E" w:rsidRDefault="00F249A1" w:rsidP="003064F3">
      <w:pPr>
        <w:tabs>
          <w:tab w:val="left" w:pos="1110"/>
        </w:tabs>
        <w:spacing w:line="240" w:lineRule="auto"/>
      </w:pPr>
      <w:r w:rsidRPr="002A3CB4">
        <w:rPr>
          <w:rFonts w:ascii="Cambria" w:hAnsi="Cambria"/>
          <w:sz w:val="22"/>
        </w:rPr>
        <w:fldChar w:fldCharType="end"/>
      </w:r>
      <w:r w:rsidR="00A4638E">
        <w:pict>
          <v:rect id="_x0000_i1026" style="width:453.6pt;height:1pt" o:hralign="center" o:hrstd="t" o:hrnoshade="t" o:hr="t" fillcolor="black [3213]" stroked="f"/>
        </w:pict>
      </w:r>
    </w:p>
    <w:p w:rsidR="008B0B72" w:rsidRDefault="008B0B72" w:rsidP="009E3B52">
      <w:pPr>
        <w:pStyle w:val="Heading2"/>
        <w:numPr>
          <w:ilvl w:val="0"/>
          <w:numId w:val="0"/>
        </w:numPr>
        <w:ind w:left="576" w:hanging="576"/>
      </w:pPr>
    </w:p>
    <w:p w:rsidR="009E3B52" w:rsidRPr="009E3B52" w:rsidRDefault="009E3B52" w:rsidP="009E3B52">
      <w:pPr>
        <w:sectPr w:rsidR="009E3B52" w:rsidRPr="009E3B52" w:rsidSect="00A17FCD">
          <w:headerReference w:type="default" r:id="rId25"/>
          <w:pgSz w:w="11906" w:h="16838"/>
          <w:pgMar w:top="1440" w:right="1983" w:bottom="1440" w:left="1985" w:header="708" w:footer="708" w:gutter="0"/>
          <w:cols w:space="708"/>
          <w:docGrid w:linePitch="360"/>
        </w:sectPr>
      </w:pPr>
    </w:p>
    <w:p w:rsidR="00B34526" w:rsidRPr="00E22D78" w:rsidRDefault="00B34526" w:rsidP="00C10EE6">
      <w:pPr>
        <w:pStyle w:val="Heading2"/>
        <w:numPr>
          <w:ilvl w:val="1"/>
          <w:numId w:val="3"/>
        </w:numPr>
      </w:pPr>
      <w:bookmarkStart w:id="213" w:name="_Toc428304705"/>
      <w:bookmarkStart w:id="214" w:name="_Toc428305878"/>
      <w:bookmarkStart w:id="215" w:name="_Toc428306416"/>
      <w:bookmarkStart w:id="216" w:name="_Toc428623677"/>
      <w:bookmarkStart w:id="217" w:name="_Toc428663914"/>
      <w:bookmarkStart w:id="218" w:name="_Toc428702313"/>
      <w:bookmarkStart w:id="219" w:name="_Toc428910422"/>
      <w:bookmarkStart w:id="220" w:name="_Toc428916976"/>
      <w:bookmarkStart w:id="221" w:name="_Toc428984309"/>
      <w:bookmarkStart w:id="222" w:name="_Toc429002620"/>
      <w:bookmarkStart w:id="223" w:name="_Toc429003355"/>
      <w:bookmarkStart w:id="224" w:name="_Toc429003544"/>
      <w:r w:rsidRPr="00E22D78">
        <w:lastRenderedPageBreak/>
        <w:t xml:space="preserve">Société </w:t>
      </w:r>
      <w:proofErr w:type="spellStart"/>
      <w:r w:rsidRPr="00E22D78">
        <w:t>Coheris</w:t>
      </w:r>
      <w:bookmarkEnd w:id="213"/>
      <w:bookmarkEnd w:id="214"/>
      <w:bookmarkEnd w:id="215"/>
      <w:bookmarkEnd w:id="216"/>
      <w:bookmarkEnd w:id="217"/>
      <w:bookmarkEnd w:id="218"/>
      <w:bookmarkEnd w:id="219"/>
      <w:bookmarkEnd w:id="220"/>
      <w:bookmarkEnd w:id="221"/>
      <w:bookmarkEnd w:id="222"/>
      <w:bookmarkEnd w:id="223"/>
      <w:bookmarkEnd w:id="224"/>
      <w:proofErr w:type="spellEnd"/>
    </w:p>
    <w:p w:rsidR="00B34526" w:rsidRDefault="00B34526" w:rsidP="00E22D78">
      <w:pPr>
        <w:pStyle w:val="Heading3"/>
      </w:pPr>
      <w:bookmarkStart w:id="225" w:name="_Toc428304706"/>
      <w:bookmarkStart w:id="226" w:name="_Toc428305879"/>
      <w:bookmarkStart w:id="227" w:name="_Toc428306417"/>
      <w:bookmarkStart w:id="228" w:name="_Toc428623678"/>
      <w:bookmarkStart w:id="229" w:name="_Toc428663915"/>
      <w:bookmarkStart w:id="230" w:name="_Toc428702314"/>
      <w:bookmarkStart w:id="231" w:name="_Toc428910423"/>
      <w:bookmarkStart w:id="232" w:name="_Toc428916977"/>
      <w:bookmarkStart w:id="233" w:name="_Toc428984310"/>
      <w:bookmarkStart w:id="234" w:name="_Toc429002621"/>
      <w:bookmarkStart w:id="235" w:name="_Toc429003356"/>
      <w:bookmarkStart w:id="236" w:name="_Toc429003545"/>
      <w:r>
        <w:t>Présentation</w:t>
      </w:r>
      <w:bookmarkEnd w:id="225"/>
      <w:bookmarkEnd w:id="226"/>
      <w:bookmarkEnd w:id="227"/>
      <w:bookmarkEnd w:id="228"/>
      <w:bookmarkEnd w:id="229"/>
      <w:bookmarkEnd w:id="230"/>
      <w:bookmarkEnd w:id="231"/>
      <w:bookmarkEnd w:id="232"/>
      <w:bookmarkEnd w:id="233"/>
      <w:bookmarkEnd w:id="234"/>
      <w:bookmarkEnd w:id="235"/>
      <w:bookmarkEnd w:id="236"/>
    </w:p>
    <w:p w:rsidR="00444A92" w:rsidRDefault="00DE7DE2" w:rsidP="00EA232C">
      <w:del w:id="237" w:author="lchabot" w:date="2015-09-03T16:05:00Z">
        <w:r w:rsidDel="00BF335C">
          <w:delText xml:space="preserve">      </w:delText>
        </w:r>
      </w:del>
      <w:ins w:id="238" w:author="lchabot" w:date="2015-09-03T16:05:00Z">
        <w:r w:rsidR="00BF335C">
          <w:tab/>
        </w:r>
      </w:ins>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w:t>
      </w:r>
      <w:proofErr w:type="spellStart"/>
      <w:r w:rsidR="00444A92">
        <w:t>anal</w:t>
      </w:r>
      <w:r w:rsidR="00F40280">
        <w:t>ytics</w:t>
      </w:r>
      <w:proofErr w:type="spellEnd"/>
      <w:r w:rsidR="00F40280">
        <w:t xml:space="preserve">, pilotage, data </w:t>
      </w:r>
      <w:proofErr w:type="spellStart"/>
      <w:r w:rsidR="00F40280">
        <w:t>Mining</w:t>
      </w:r>
      <w:proofErr w:type="spellEnd"/>
      <w:r w:rsidR="00F40280">
        <w:t>).</w:t>
      </w:r>
    </w:p>
    <w:p w:rsidR="00444A92" w:rsidRDefault="00DE7DE2" w:rsidP="00444A92">
      <w:del w:id="239" w:author="lchabot" w:date="2015-09-03T16:05:00Z">
        <w:r w:rsidDel="00BF335C">
          <w:delText xml:space="preserve">      </w:delText>
        </w:r>
      </w:del>
      <w:ins w:id="240" w:author="lchabot" w:date="2015-09-03T16:05:00Z">
        <w:r w:rsidR="00BF335C">
          <w:tab/>
        </w:r>
      </w:ins>
      <w:proofErr w:type="spellStart"/>
      <w:r w:rsidR="00444A92">
        <w:t>Coheris</w:t>
      </w:r>
      <w:proofErr w:type="spellEnd"/>
      <w:r w:rsidR="00444A92">
        <w:t xml:space="preserve"> est un des leaders dans la gestion des forces de vente nomades sur le marché européen du CRM. Elle compte environ 150 </w:t>
      </w:r>
      <w:r w:rsidR="00F40280">
        <w:t xml:space="preserve">collaborateurs </w:t>
      </w:r>
      <w:r w:rsidR="00444A92">
        <w:t xml:space="preserve">et plus de 1000 entreprises ont fait confiance à </w:t>
      </w:r>
      <w:proofErr w:type="spellStart"/>
      <w:r w:rsidR="00444A92">
        <w:t>Coheris</w:t>
      </w:r>
      <w:proofErr w:type="spellEnd"/>
      <w:r w:rsidR="00444A92">
        <w:t xml:space="preserve"> dans plus de 80 pays.  </w:t>
      </w:r>
    </w:p>
    <w:p w:rsidR="00444A92" w:rsidRPr="00444A92" w:rsidRDefault="00DE7DE2" w:rsidP="00444A92">
      <w:del w:id="241" w:author="lchabot" w:date="2015-09-03T16:05:00Z">
        <w:r w:rsidDel="00BF335C">
          <w:delText xml:space="preserve">      </w:delText>
        </w:r>
      </w:del>
      <w:ins w:id="242" w:author="lchabot" w:date="2015-09-03T16:05:00Z">
        <w:r w:rsidR="00BF335C">
          <w:tab/>
        </w:r>
      </w:ins>
      <w:proofErr w:type="spellStart"/>
      <w:r w:rsidR="00EA232C">
        <w:t>Coheris</w:t>
      </w:r>
      <w:proofErr w:type="spellEnd"/>
      <w:r w:rsidR="00EA232C">
        <w:t xml:space="preserve">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Heading3"/>
      </w:pPr>
      <w:bookmarkStart w:id="243" w:name="_Toc428304707"/>
      <w:bookmarkStart w:id="244" w:name="_Toc428305880"/>
      <w:bookmarkStart w:id="245" w:name="_Toc428306418"/>
      <w:bookmarkStart w:id="246" w:name="_Toc428623679"/>
      <w:bookmarkStart w:id="247" w:name="_Toc428663916"/>
      <w:bookmarkStart w:id="248" w:name="_Toc428702315"/>
      <w:bookmarkStart w:id="249" w:name="_Toc428910424"/>
      <w:bookmarkStart w:id="250" w:name="_Toc428916978"/>
      <w:bookmarkStart w:id="251" w:name="_Toc428984311"/>
      <w:bookmarkStart w:id="252" w:name="_Toc429002622"/>
      <w:bookmarkStart w:id="253" w:name="_Toc429003357"/>
      <w:bookmarkStart w:id="254" w:name="_Toc429003546"/>
      <w:r>
        <w:t>Produits</w:t>
      </w:r>
      <w:bookmarkEnd w:id="243"/>
      <w:bookmarkEnd w:id="244"/>
      <w:bookmarkEnd w:id="245"/>
      <w:bookmarkEnd w:id="246"/>
      <w:bookmarkEnd w:id="247"/>
      <w:bookmarkEnd w:id="248"/>
      <w:bookmarkEnd w:id="249"/>
      <w:bookmarkEnd w:id="250"/>
      <w:bookmarkEnd w:id="251"/>
      <w:bookmarkEnd w:id="252"/>
      <w:bookmarkEnd w:id="253"/>
      <w:bookmarkEnd w:id="254"/>
    </w:p>
    <w:p w:rsidR="005B78D5" w:rsidRDefault="00EA232C" w:rsidP="00DE7DE2">
      <w:r>
        <w:t xml:space="preserve">      </w:t>
      </w:r>
      <w:proofErr w:type="spellStart"/>
      <w:r>
        <w:t>Coheris</w:t>
      </w:r>
      <w:proofErr w:type="spellEnd"/>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A4638E"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S</w:t>
            </w:r>
            <w:ins w:id="255" w:author="lchabot" w:date="2015-09-03T16:06:00Z">
              <w:r w:rsidR="00BF335C">
                <w:t>a</w:t>
              </w:r>
            </w:ins>
            <w:r w:rsidRPr="00DE7DE2">
              <w:t xml:space="preserve">les </w:t>
            </w:r>
            <w:proofErr w:type="spellStart"/>
            <w:r w:rsidRPr="00DE7DE2">
              <w:t>Merch</w:t>
            </w:r>
            <w:proofErr w:type="spellEnd"/>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proofErr w:type="spellStart"/>
            <w:r w:rsidRPr="00DE7DE2">
              <w:t>Coheris</w:t>
            </w:r>
            <w:proofErr w:type="spellEnd"/>
            <w:r w:rsidRPr="00DE7DE2">
              <w:t xml:space="preserve"> CRM Marketing</w:t>
            </w:r>
          </w:p>
        </w:tc>
      </w:tr>
      <w:tr w:rsidR="00DE7DE2" w:rsidRPr="00A4638E"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Datamining &amp; Business </w:t>
            </w:r>
            <w:proofErr w:type="spellStart"/>
            <w:r w:rsidRPr="00DE7DE2">
              <w:t>Analytics</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w:t>
            </w:r>
            <w:proofErr w:type="spellStart"/>
            <w:r w:rsidRPr="008D5832">
              <w:rPr>
                <w:lang w:val="en-US"/>
              </w:rPr>
              <w:t>Spad</w:t>
            </w:r>
            <w:proofErr w:type="spellEnd"/>
            <w:r w:rsidRPr="008D5832">
              <w:rPr>
                <w:lang w:val="en-US"/>
              </w:rPr>
              <w:t xml:space="preserv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Spad</w:t>
            </w:r>
            <w:proofErr w:type="spellEnd"/>
            <w:r w:rsidRPr="008D5832">
              <w:rPr>
                <w:lang w:val="en-US"/>
              </w:rPr>
              <w:t xml:space="preserve"> Deployment Server</w:t>
            </w:r>
          </w:p>
        </w:tc>
      </w:tr>
      <w:tr w:rsidR="00DE7DE2" w:rsidRPr="00A4638E"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Business Intelligence &amp; </w:t>
            </w:r>
            <w:proofErr w:type="spellStart"/>
            <w:r w:rsidRPr="00DE7DE2">
              <w:t>Reporting</w:t>
            </w:r>
            <w:proofErr w:type="spellEnd"/>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8D5832">
              <w:rPr>
                <w:lang w:val="en-US"/>
              </w:rPr>
              <w:t>Coheris</w:t>
            </w:r>
            <w:proofErr w:type="spellEnd"/>
            <w:r w:rsidRPr="008D5832">
              <w:rPr>
                <w:lang w:val="en-US"/>
              </w:rPr>
              <w:t xml:space="preserve">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256" w:name="_Toc429003493"/>
      <w:r w:rsidRPr="004D69A9">
        <w:lastRenderedPageBreak/>
        <w:t xml:space="preserve">Tableau </w:t>
      </w:r>
      <w:r w:rsidR="00F249A1">
        <w:fldChar w:fldCharType="begin"/>
      </w:r>
      <w:r w:rsidR="005B0F1B">
        <w:instrText xml:space="preserve"> SEQ Tableau \* ARABIC </w:instrText>
      </w:r>
      <w:r w:rsidR="00F249A1">
        <w:fldChar w:fldCharType="separate"/>
      </w:r>
      <w:r w:rsidR="003B78CE">
        <w:rPr>
          <w:noProof/>
        </w:rPr>
        <w:t>1</w:t>
      </w:r>
      <w:r w:rsidR="00F249A1">
        <w:rPr>
          <w:noProof/>
        </w:rPr>
        <w:fldChar w:fldCharType="end"/>
      </w:r>
      <w:r w:rsidRPr="004D69A9">
        <w:t xml:space="preserve">:Produit </w:t>
      </w:r>
      <w:proofErr w:type="spellStart"/>
      <w:r w:rsidRPr="004D69A9">
        <w:t>Coheris</w:t>
      </w:r>
      <w:bookmarkEnd w:id="256"/>
      <w:proofErr w:type="spellEnd"/>
    </w:p>
    <w:p w:rsidR="00B34526" w:rsidRDefault="00B34526" w:rsidP="00E22D78">
      <w:pPr>
        <w:pStyle w:val="Heading3"/>
      </w:pPr>
      <w:bookmarkStart w:id="257" w:name="_Toc428304708"/>
      <w:bookmarkStart w:id="258" w:name="_Toc428305881"/>
      <w:bookmarkStart w:id="259" w:name="_Toc428306419"/>
      <w:bookmarkStart w:id="260" w:name="_Toc428623680"/>
      <w:bookmarkStart w:id="261" w:name="_Toc428663917"/>
      <w:bookmarkStart w:id="262" w:name="_Toc428702316"/>
      <w:bookmarkStart w:id="263" w:name="_Toc428910425"/>
      <w:bookmarkStart w:id="264" w:name="_Toc428916979"/>
      <w:bookmarkStart w:id="265" w:name="_Toc428984312"/>
      <w:bookmarkStart w:id="266" w:name="_Toc429002623"/>
      <w:bookmarkStart w:id="267" w:name="_Toc429003358"/>
      <w:bookmarkStart w:id="268" w:name="_Toc429003547"/>
      <w:r>
        <w:t>Organisation</w:t>
      </w:r>
      <w:bookmarkEnd w:id="257"/>
      <w:bookmarkEnd w:id="258"/>
      <w:bookmarkEnd w:id="259"/>
      <w:bookmarkEnd w:id="260"/>
      <w:bookmarkEnd w:id="261"/>
      <w:bookmarkEnd w:id="262"/>
      <w:bookmarkEnd w:id="263"/>
      <w:bookmarkEnd w:id="264"/>
      <w:bookmarkEnd w:id="265"/>
      <w:bookmarkEnd w:id="266"/>
      <w:bookmarkEnd w:id="267"/>
      <w:bookmarkEnd w:id="268"/>
    </w:p>
    <w:p w:rsidR="000105A7" w:rsidRPr="000105A7" w:rsidRDefault="00A4638E"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7.05pt;height:382.8pt">
            <v:imagedata r:id="rId26" o:title="diagram"/>
          </v:shape>
        </w:pict>
      </w:r>
    </w:p>
    <w:p w:rsidR="000105A7" w:rsidRPr="000425F9" w:rsidRDefault="000105A7" w:rsidP="00EA232C">
      <w:pPr>
        <w:jc w:val="center"/>
        <w:rPr>
          <w:noProof/>
          <w:lang w:eastAsia="fr-FR"/>
        </w:rPr>
      </w:pPr>
      <w:bookmarkStart w:id="269" w:name="_Toc429059346"/>
      <w:r w:rsidRPr="000425F9">
        <w:t xml:space="preserve">Figure </w:t>
      </w:r>
      <w:r w:rsidR="00F249A1">
        <w:fldChar w:fldCharType="begin"/>
      </w:r>
      <w:r w:rsidR="005B0F1B">
        <w:instrText xml:space="preserve"> SEQ Figure \* ARABIC </w:instrText>
      </w:r>
      <w:r w:rsidR="00F249A1">
        <w:fldChar w:fldCharType="separate"/>
      </w:r>
      <w:r w:rsidR="00361236">
        <w:rPr>
          <w:noProof/>
        </w:rPr>
        <w:t>1</w:t>
      </w:r>
      <w:r w:rsidR="00F249A1">
        <w:rPr>
          <w:noProof/>
        </w:rPr>
        <w:fldChar w:fldCharType="end"/>
      </w:r>
      <w:r w:rsidR="00836316" w:rsidRPr="000425F9">
        <w:t>: Organi</w:t>
      </w:r>
      <w:r w:rsidRPr="000425F9">
        <w:t>gramme</w:t>
      </w:r>
      <w:r w:rsidR="00836316" w:rsidRPr="000425F9">
        <w:t xml:space="preserve"> de l’entreprise COHERIS</w:t>
      </w:r>
      <w:bookmarkEnd w:id="269"/>
    </w:p>
    <w:p w:rsidR="00B34526" w:rsidRDefault="00B34526" w:rsidP="00E22D78">
      <w:pPr>
        <w:pStyle w:val="Heading3"/>
      </w:pPr>
      <w:bookmarkStart w:id="270" w:name="_Toc428304709"/>
      <w:bookmarkStart w:id="271" w:name="_Toc428305882"/>
      <w:bookmarkStart w:id="272" w:name="_Toc428306420"/>
      <w:bookmarkStart w:id="273" w:name="_Toc428623681"/>
      <w:bookmarkStart w:id="274" w:name="_Toc428663918"/>
      <w:bookmarkStart w:id="275" w:name="_Toc428702317"/>
      <w:bookmarkStart w:id="276" w:name="_Toc428910426"/>
      <w:bookmarkStart w:id="277" w:name="_Toc428916980"/>
      <w:bookmarkStart w:id="278" w:name="_Toc428984313"/>
      <w:bookmarkStart w:id="279" w:name="_Toc429002624"/>
      <w:bookmarkStart w:id="280" w:name="_Toc429003359"/>
      <w:bookmarkStart w:id="281" w:name="_Toc429003548"/>
      <w:r>
        <w:t>En chiffres</w:t>
      </w:r>
      <w:bookmarkEnd w:id="270"/>
      <w:bookmarkEnd w:id="271"/>
      <w:bookmarkEnd w:id="272"/>
      <w:bookmarkEnd w:id="273"/>
      <w:bookmarkEnd w:id="274"/>
      <w:bookmarkEnd w:id="275"/>
      <w:bookmarkEnd w:id="276"/>
      <w:bookmarkEnd w:id="277"/>
      <w:bookmarkEnd w:id="278"/>
      <w:bookmarkEnd w:id="279"/>
      <w:bookmarkEnd w:id="280"/>
      <w:bookmarkEnd w:id="281"/>
      <w:r>
        <w:t xml:space="preserve"> </w:t>
      </w:r>
    </w:p>
    <w:p w:rsidR="000425F9" w:rsidRPr="000425F9" w:rsidRDefault="00A9256F" w:rsidP="000425F9">
      <w:pPr>
        <w:rPr>
          <w:lang w:eastAsia="fr-FR"/>
        </w:rPr>
      </w:pPr>
      <w:r>
        <w:t xml:space="preserve">      </w:t>
      </w:r>
      <w:r w:rsidR="000425F9">
        <w:t xml:space="preserve">Le chiffre d’affaire de l’entreprise </w:t>
      </w:r>
      <w:proofErr w:type="spellStart"/>
      <w:r w:rsidR="000425F9" w:rsidRPr="000425F9">
        <w:t>Coheris</w:t>
      </w:r>
      <w:proofErr w:type="spellEnd"/>
      <w:r w:rsidR="000425F9" w:rsidRPr="000425F9">
        <w:t>,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Heading2"/>
      </w:pPr>
      <w:bookmarkStart w:id="282" w:name="_Toc428304710"/>
      <w:bookmarkStart w:id="283" w:name="_Toc428305883"/>
      <w:bookmarkStart w:id="284" w:name="_Toc428306421"/>
      <w:bookmarkStart w:id="285" w:name="_Toc428623682"/>
      <w:bookmarkStart w:id="286" w:name="_Toc428663919"/>
      <w:bookmarkStart w:id="287" w:name="_Toc428702318"/>
      <w:bookmarkStart w:id="288" w:name="_Toc428910427"/>
      <w:bookmarkStart w:id="289" w:name="_Toc428916981"/>
      <w:bookmarkStart w:id="290" w:name="_Toc428984314"/>
      <w:bookmarkStart w:id="291" w:name="_Toc429002625"/>
      <w:bookmarkStart w:id="292" w:name="_Toc429003360"/>
      <w:bookmarkStart w:id="293" w:name="_Toc429003549"/>
      <w:r>
        <w:t>Mission</w:t>
      </w:r>
      <w:bookmarkEnd w:id="282"/>
      <w:bookmarkEnd w:id="283"/>
      <w:bookmarkEnd w:id="284"/>
      <w:bookmarkEnd w:id="285"/>
      <w:bookmarkEnd w:id="286"/>
      <w:bookmarkEnd w:id="287"/>
      <w:bookmarkEnd w:id="288"/>
      <w:bookmarkEnd w:id="289"/>
      <w:bookmarkEnd w:id="290"/>
      <w:bookmarkEnd w:id="291"/>
      <w:bookmarkEnd w:id="292"/>
      <w:bookmarkEnd w:id="293"/>
    </w:p>
    <w:p w:rsidR="00B34526" w:rsidRDefault="00B34526" w:rsidP="00E22D78">
      <w:pPr>
        <w:pStyle w:val="Heading3"/>
      </w:pPr>
      <w:bookmarkStart w:id="294" w:name="_Toc428304711"/>
      <w:bookmarkStart w:id="295" w:name="_Toc428305884"/>
      <w:bookmarkStart w:id="296" w:name="_Toc428306422"/>
      <w:bookmarkStart w:id="297" w:name="_Toc428623683"/>
      <w:bookmarkStart w:id="298" w:name="_Toc428663920"/>
      <w:bookmarkStart w:id="299" w:name="_Toc428702319"/>
      <w:bookmarkStart w:id="300" w:name="_Toc428910428"/>
      <w:bookmarkStart w:id="301" w:name="_Toc428916982"/>
      <w:bookmarkStart w:id="302" w:name="_Toc428984315"/>
      <w:bookmarkStart w:id="303" w:name="_Toc429002626"/>
      <w:bookmarkStart w:id="304" w:name="_Toc429003361"/>
      <w:bookmarkStart w:id="305" w:name="_Toc429003550"/>
      <w:r>
        <w:t>Sujet de stage</w:t>
      </w:r>
      <w:bookmarkEnd w:id="294"/>
      <w:bookmarkEnd w:id="295"/>
      <w:bookmarkEnd w:id="296"/>
      <w:bookmarkEnd w:id="297"/>
      <w:bookmarkEnd w:id="298"/>
      <w:bookmarkEnd w:id="299"/>
      <w:bookmarkEnd w:id="300"/>
      <w:bookmarkEnd w:id="301"/>
      <w:bookmarkEnd w:id="302"/>
      <w:bookmarkEnd w:id="303"/>
      <w:bookmarkEnd w:id="304"/>
      <w:bookmarkEnd w:id="305"/>
    </w:p>
    <w:p w:rsidR="00A4638E" w:rsidDel="00FC112C" w:rsidRDefault="00A9256F" w:rsidP="00093919">
      <w:pPr>
        <w:rPr>
          <w:del w:id="306" w:author="EL ABED" w:date="2015-09-03T19:49:00Z"/>
        </w:rPr>
      </w:pPr>
      <w:r>
        <w:t xml:space="preserve">      </w:t>
      </w:r>
      <w:r w:rsidR="00093919" w:rsidRPr="00093919">
        <w:t xml:space="preserve">Intégration de SPAD, l'outil de datamining de </w:t>
      </w:r>
      <w:proofErr w:type="spellStart"/>
      <w:r w:rsidR="00093919" w:rsidRPr="00093919">
        <w:t>Coheris</w:t>
      </w:r>
      <w:proofErr w:type="spellEnd"/>
      <w:r w:rsidR="00093919" w:rsidRPr="00093919">
        <w:t>, dans la distribution de CRM</w:t>
      </w:r>
      <w:r w:rsidR="00EA232C">
        <w:t>,</w:t>
      </w:r>
      <w:r w:rsidR="00093919" w:rsidRPr="00093919">
        <w:t xml:space="preserve"> afin d’enrichir le CRM d’indicateurs (KPI) métiers reposant sur des algorithmes datamining</w:t>
      </w:r>
      <w:r w:rsidR="00EA232C">
        <w:t>.</w:t>
      </w:r>
      <w:ins w:id="307" w:author="EL ABED" w:date="2015-09-03T19:45:00Z">
        <w:r w:rsidR="00326C28">
          <w:t xml:space="preserve"> </w:t>
        </w:r>
      </w:ins>
    </w:p>
    <w:p w:rsidR="00FC112C" w:rsidRPr="00E36CCD" w:rsidRDefault="00FC112C" w:rsidP="00E36CCD">
      <w:pPr>
        <w:rPr>
          <w:ins w:id="308" w:author="EL ABED" w:date="2015-09-03T19:49:00Z"/>
          <w:rPrChange w:id="309" w:author="EL ABED" w:date="2015-09-03T19:52:00Z">
            <w:rPr>
              <w:ins w:id="310" w:author="EL ABED" w:date="2015-09-03T19:49:00Z"/>
              <w:rFonts w:ascii="Verdana" w:hAnsi="Verdana" w:cs="Verdana"/>
              <w:color w:val="000000"/>
              <w:sz w:val="23"/>
              <w:szCs w:val="23"/>
            </w:rPr>
          </w:rPrChange>
        </w:rPr>
        <w:pPrChange w:id="311" w:author="EL ABED" w:date="2015-09-03T19:52:00Z">
          <w:pPr>
            <w:autoSpaceDE w:val="0"/>
            <w:autoSpaceDN w:val="0"/>
            <w:adjustRightInd w:val="0"/>
            <w:spacing w:after="148" w:line="240" w:lineRule="auto"/>
            <w:jc w:val="left"/>
          </w:pPr>
        </w:pPrChange>
      </w:pPr>
      <w:ins w:id="312" w:author="EL ABED" w:date="2015-09-03T19:49:00Z">
        <w:r w:rsidRPr="00E36CCD">
          <w:rPr>
            <w:rPrChange w:id="313" w:author="EL ABED" w:date="2015-09-03T19:52:00Z">
              <w:rPr>
                <w:rFonts w:ascii="Verdana" w:hAnsi="Verdana" w:cs="Verdana"/>
                <w:color w:val="000000"/>
                <w:sz w:val="23"/>
                <w:szCs w:val="23"/>
              </w:rPr>
            </w:rPrChange>
          </w:rPr>
          <w:lastRenderedPageBreak/>
          <w:t xml:space="preserve">L’intégration de SPAD va être dans la nouvelle offre </w:t>
        </w:r>
        <w:proofErr w:type="spellStart"/>
        <w:r w:rsidRPr="00E36CCD">
          <w:rPr>
            <w:rPrChange w:id="314" w:author="EL ABED" w:date="2015-09-03T19:52:00Z">
              <w:rPr>
                <w:rFonts w:ascii="Verdana" w:hAnsi="Verdana" w:cs="Verdana"/>
                <w:color w:val="000000"/>
                <w:sz w:val="23"/>
                <w:szCs w:val="23"/>
              </w:rPr>
            </w:rPrChange>
          </w:rPr>
          <w:t>SaaS</w:t>
        </w:r>
        <w:proofErr w:type="spellEnd"/>
        <w:r w:rsidRPr="00E36CCD">
          <w:rPr>
            <w:rPrChange w:id="315" w:author="EL ABED" w:date="2015-09-03T19:52:00Z">
              <w:rPr>
                <w:rFonts w:ascii="Verdana" w:hAnsi="Verdana" w:cs="Verdana"/>
                <w:color w:val="000000"/>
                <w:sz w:val="23"/>
                <w:szCs w:val="23"/>
              </w:rPr>
            </w:rPrChange>
          </w:rPr>
          <w:t xml:space="preserve"> de </w:t>
        </w:r>
        <w:proofErr w:type="spellStart"/>
        <w:r w:rsidRPr="00E36CCD">
          <w:rPr>
            <w:rPrChange w:id="316" w:author="EL ABED" w:date="2015-09-03T19:52:00Z">
              <w:rPr>
                <w:rFonts w:ascii="Verdana" w:hAnsi="Verdana" w:cs="Verdana"/>
                <w:color w:val="000000"/>
                <w:sz w:val="23"/>
                <w:szCs w:val="23"/>
              </w:rPr>
            </w:rPrChange>
          </w:rPr>
          <w:t>Coheris</w:t>
        </w:r>
        <w:proofErr w:type="spellEnd"/>
        <w:r w:rsidRPr="00E36CCD">
          <w:rPr>
            <w:rPrChange w:id="317" w:author="EL ABED" w:date="2015-09-03T19:52:00Z">
              <w:rPr>
                <w:rFonts w:ascii="Verdana" w:hAnsi="Verdana" w:cs="Verdana"/>
                <w:color w:val="000000"/>
                <w:sz w:val="23"/>
                <w:szCs w:val="23"/>
              </w:rPr>
            </w:rPrChange>
          </w:rPr>
          <w:t>.</w:t>
        </w:r>
      </w:ins>
      <w:ins w:id="318" w:author="EL ABED" w:date="2015-09-03T19:50:00Z">
        <w:r w:rsidRPr="00E36CCD">
          <w:rPr>
            <w:rPrChange w:id="319" w:author="EL ABED" w:date="2015-09-03T19:52:00Z">
              <w:rPr>
                <w:rFonts w:ascii="Verdana" w:hAnsi="Verdana" w:cs="Verdana"/>
                <w:color w:val="000000"/>
                <w:sz w:val="23"/>
                <w:szCs w:val="23"/>
              </w:rPr>
            </w:rPrChange>
          </w:rPr>
          <w:t xml:space="preserve"> </w:t>
        </w:r>
      </w:ins>
      <w:ins w:id="320" w:author="EL ABED" w:date="2015-09-03T19:49:00Z">
        <w:r w:rsidRPr="00E36CCD">
          <w:rPr>
            <w:rPrChange w:id="321" w:author="EL ABED" w:date="2015-09-03T19:52:00Z">
              <w:rPr>
                <w:rFonts w:ascii="Verdana" w:hAnsi="Verdana" w:cs="Verdana"/>
                <w:color w:val="000000"/>
                <w:sz w:val="23"/>
                <w:szCs w:val="23"/>
              </w:rPr>
            </w:rPrChange>
          </w:rPr>
          <w:t>Ce qui ajoute des fonctionnalités innovante au CRM tel que : La classification automatique des POSTS réseaux sociaux (</w:t>
        </w:r>
        <w:proofErr w:type="spellStart"/>
        <w:r w:rsidRPr="00E36CCD">
          <w:rPr>
            <w:rPrChange w:id="322" w:author="EL ABED" w:date="2015-09-03T19:52:00Z">
              <w:rPr>
                <w:rFonts w:ascii="Verdana" w:hAnsi="Verdana" w:cs="Verdana"/>
                <w:color w:val="000000"/>
                <w:sz w:val="23"/>
                <w:szCs w:val="23"/>
              </w:rPr>
            </w:rPrChange>
          </w:rPr>
          <w:t>text</w:t>
        </w:r>
        <w:proofErr w:type="spellEnd"/>
        <w:r w:rsidRPr="00E36CCD">
          <w:rPr>
            <w:rPrChange w:id="323" w:author="EL ABED" w:date="2015-09-03T19:52:00Z">
              <w:rPr>
                <w:rFonts w:ascii="Verdana" w:hAnsi="Verdana" w:cs="Verdana"/>
                <w:color w:val="000000"/>
                <w:sz w:val="23"/>
                <w:szCs w:val="23"/>
              </w:rPr>
            </w:rPrChange>
          </w:rPr>
          <w:t xml:space="preserve"> </w:t>
        </w:r>
        <w:proofErr w:type="spellStart"/>
        <w:r w:rsidRPr="00E36CCD">
          <w:rPr>
            <w:rPrChange w:id="324" w:author="EL ABED" w:date="2015-09-03T19:52:00Z">
              <w:rPr>
                <w:rFonts w:ascii="Verdana" w:hAnsi="Verdana" w:cs="Verdana"/>
                <w:color w:val="000000"/>
                <w:sz w:val="23"/>
                <w:szCs w:val="23"/>
              </w:rPr>
            </w:rPrChange>
          </w:rPr>
          <w:t>mining</w:t>
        </w:r>
        <w:proofErr w:type="spellEnd"/>
        <w:r w:rsidRPr="00E36CCD">
          <w:rPr>
            <w:rPrChange w:id="325" w:author="EL ABED" w:date="2015-09-03T19:52:00Z">
              <w:rPr>
                <w:rFonts w:ascii="Verdana" w:hAnsi="Verdana" w:cs="Verdana"/>
                <w:color w:val="000000"/>
                <w:sz w:val="23"/>
                <w:szCs w:val="23"/>
              </w:rPr>
            </w:rPrChange>
          </w:rPr>
          <w:t>)</w:t>
        </w:r>
      </w:ins>
      <w:ins w:id="326" w:author="EL ABED" w:date="2015-09-03T19:50:00Z">
        <w:r w:rsidRPr="00E36CCD">
          <w:rPr>
            <w:rPrChange w:id="327" w:author="EL ABED" w:date="2015-09-03T19:52:00Z">
              <w:rPr>
                <w:rFonts w:ascii="Verdana" w:hAnsi="Verdana" w:cs="Verdana"/>
                <w:color w:val="000000"/>
                <w:sz w:val="23"/>
                <w:szCs w:val="23"/>
              </w:rPr>
            </w:rPrChange>
          </w:rPr>
          <w:t xml:space="preserve"> pour faciliter le travail du </w:t>
        </w:r>
        <w:proofErr w:type="spellStart"/>
        <w:r w:rsidRPr="00E36CCD">
          <w:rPr>
            <w:rPrChange w:id="328" w:author="EL ABED" w:date="2015-09-03T19:52:00Z">
              <w:rPr>
                <w:rFonts w:ascii="Verdana" w:hAnsi="Verdana" w:cs="Verdana"/>
                <w:color w:val="000000"/>
                <w:sz w:val="23"/>
                <w:szCs w:val="23"/>
              </w:rPr>
            </w:rPrChange>
          </w:rPr>
          <w:t>community</w:t>
        </w:r>
        <w:proofErr w:type="spellEnd"/>
        <w:r w:rsidRPr="00E36CCD">
          <w:rPr>
            <w:rPrChange w:id="329" w:author="EL ABED" w:date="2015-09-03T19:52:00Z">
              <w:rPr>
                <w:rFonts w:ascii="Verdana" w:hAnsi="Verdana" w:cs="Verdana"/>
                <w:color w:val="000000"/>
                <w:sz w:val="23"/>
                <w:szCs w:val="23"/>
              </w:rPr>
            </w:rPrChange>
          </w:rPr>
          <w:t xml:space="preserve"> manager</w:t>
        </w:r>
      </w:ins>
      <w:ins w:id="330" w:author="EL ABED" w:date="2015-09-03T19:51:00Z">
        <w:r w:rsidRPr="00E36CCD">
          <w:rPr>
            <w:rPrChange w:id="331" w:author="EL ABED" w:date="2015-09-03T19:52:00Z">
              <w:rPr>
                <w:rFonts w:ascii="Verdana" w:hAnsi="Verdana" w:cs="Verdana"/>
                <w:color w:val="000000"/>
                <w:sz w:val="23"/>
                <w:szCs w:val="23"/>
              </w:rPr>
            </w:rPrChange>
          </w:rPr>
          <w:t xml:space="preserve"> et </w:t>
        </w:r>
      </w:ins>
      <w:ins w:id="332" w:author="EL ABED" w:date="2015-09-03T19:52:00Z">
        <w:r w:rsidRPr="00E36CCD">
          <w:rPr>
            <w:rPrChange w:id="333" w:author="EL ABED" w:date="2015-09-03T19:52:00Z">
              <w:rPr>
                <w:rFonts w:ascii="Verdana" w:hAnsi="Verdana" w:cs="Verdana"/>
                <w:color w:val="000000"/>
                <w:sz w:val="23"/>
                <w:szCs w:val="23"/>
              </w:rPr>
            </w:rPrChange>
          </w:rPr>
          <w:t>de gagner</w:t>
        </w:r>
      </w:ins>
      <w:ins w:id="334" w:author="EL ABED" w:date="2015-09-03T19:51:00Z">
        <w:r w:rsidRPr="00E36CCD">
          <w:rPr>
            <w:rPrChange w:id="335" w:author="EL ABED" w:date="2015-09-03T19:52:00Z">
              <w:rPr>
                <w:rFonts w:ascii="Verdana" w:hAnsi="Verdana" w:cs="Verdana"/>
                <w:color w:val="000000"/>
                <w:sz w:val="23"/>
                <w:szCs w:val="23"/>
              </w:rPr>
            </w:rPrChange>
          </w:rPr>
          <w:t xml:space="preserve"> le temps dans classification des messages</w:t>
        </w:r>
      </w:ins>
      <w:ins w:id="336" w:author="EL ABED" w:date="2015-09-03T19:50:00Z">
        <w:r w:rsidRPr="00E36CCD">
          <w:rPr>
            <w:rPrChange w:id="337" w:author="EL ABED" w:date="2015-09-03T19:52:00Z">
              <w:rPr>
                <w:rFonts w:ascii="Verdana" w:hAnsi="Verdana" w:cs="Verdana"/>
                <w:color w:val="000000"/>
                <w:sz w:val="23"/>
                <w:szCs w:val="23"/>
              </w:rPr>
            </w:rPrChange>
          </w:rPr>
          <w:t>.</w:t>
        </w:r>
      </w:ins>
      <w:ins w:id="338" w:author="EL ABED" w:date="2015-09-03T19:49:00Z">
        <w:r w:rsidRPr="00E36CCD">
          <w:rPr>
            <w:rPrChange w:id="339" w:author="EL ABED" w:date="2015-09-03T19:52:00Z">
              <w:rPr>
                <w:rFonts w:ascii="Verdana" w:hAnsi="Verdana" w:cs="Verdana"/>
                <w:color w:val="000000"/>
                <w:sz w:val="23"/>
                <w:szCs w:val="23"/>
              </w:rPr>
            </w:rPrChange>
          </w:rPr>
          <w:t xml:space="preserve"> </w:t>
        </w:r>
      </w:ins>
    </w:p>
    <w:p w:rsidR="00FC112C" w:rsidRPr="00FC112C" w:rsidRDefault="00FC112C" w:rsidP="00FC112C">
      <w:pPr>
        <w:autoSpaceDE w:val="0"/>
        <w:autoSpaceDN w:val="0"/>
        <w:adjustRightInd w:val="0"/>
        <w:spacing w:after="0" w:line="240" w:lineRule="auto"/>
        <w:jc w:val="left"/>
        <w:rPr>
          <w:ins w:id="340" w:author="EL ABED" w:date="2015-09-03T19:49:00Z"/>
          <w:rFonts w:ascii="Verdana" w:hAnsi="Verdana" w:cs="Verdana"/>
          <w:color w:val="000000"/>
          <w:sz w:val="23"/>
          <w:szCs w:val="23"/>
        </w:rPr>
      </w:pPr>
    </w:p>
    <w:p w:rsidR="00FC112C" w:rsidRPr="00093919" w:rsidRDefault="00FC112C" w:rsidP="00093919">
      <w:pPr>
        <w:rPr>
          <w:ins w:id="341" w:author="EL ABED" w:date="2015-09-03T19:49:00Z"/>
        </w:rPr>
      </w:pPr>
    </w:p>
    <w:p w:rsidR="00B34526" w:rsidRDefault="00B34526" w:rsidP="00E22D78">
      <w:pPr>
        <w:pStyle w:val="Heading3"/>
      </w:pPr>
      <w:bookmarkStart w:id="342" w:name="_Toc428304712"/>
      <w:bookmarkStart w:id="343" w:name="_Toc428305885"/>
      <w:bookmarkStart w:id="344" w:name="_Toc428306423"/>
      <w:bookmarkStart w:id="345" w:name="_Toc428623684"/>
      <w:bookmarkStart w:id="346" w:name="_Toc428663921"/>
      <w:bookmarkStart w:id="347" w:name="_Toc428702320"/>
      <w:bookmarkStart w:id="348" w:name="_Toc428910429"/>
      <w:bookmarkStart w:id="349" w:name="_Toc428916983"/>
      <w:bookmarkStart w:id="350" w:name="_Toc428984316"/>
      <w:bookmarkStart w:id="351" w:name="_Toc429002627"/>
      <w:bookmarkStart w:id="352" w:name="_Toc429003362"/>
      <w:bookmarkStart w:id="353" w:name="_Toc429003551"/>
      <w:r>
        <w:t>Besoin</w:t>
      </w:r>
      <w:bookmarkEnd w:id="342"/>
      <w:bookmarkEnd w:id="343"/>
      <w:bookmarkEnd w:id="344"/>
      <w:bookmarkEnd w:id="345"/>
      <w:bookmarkEnd w:id="346"/>
      <w:bookmarkEnd w:id="347"/>
      <w:bookmarkEnd w:id="348"/>
      <w:bookmarkEnd w:id="349"/>
      <w:bookmarkEnd w:id="350"/>
      <w:bookmarkEnd w:id="351"/>
      <w:bookmarkEnd w:id="352"/>
      <w:bookmarkEnd w:id="353"/>
    </w:p>
    <w:p w:rsidR="00EA232C" w:rsidRDefault="001239D7" w:rsidP="00A9256F">
      <w:r>
        <w:t xml:space="preserve">      Pour sa nouvelle offre,</w:t>
      </w:r>
      <w:r w:rsidR="00A9256F">
        <w:t xml:space="preserve"> </w:t>
      </w:r>
      <w:proofErr w:type="spellStart"/>
      <w:r w:rsidR="00A9256F">
        <w:t>Co</w:t>
      </w:r>
      <w:r>
        <w:t>heris</w:t>
      </w:r>
      <w:proofErr w:type="spellEnd"/>
      <w:r>
        <w:t xml:space="preserve"> a choisi de se baser</w:t>
      </w:r>
      <w:r w:rsidR="00A9256F">
        <w:t xml:space="preserve"> sur une nouvelle </w:t>
      </w:r>
      <w:ins w:id="354" w:author="lchabot" w:date="2015-09-03T16:12:00Z">
        <w:r w:rsidR="002A3DEB">
          <w:t xml:space="preserve">approche pour </w:t>
        </w:r>
      </w:ins>
      <w:del w:id="355" w:author="lchabot" w:date="2015-09-03T16:12:00Z">
        <w:r w:rsidR="00A9256F" w:rsidRPr="0077397E" w:rsidDel="002A3DEB">
          <w:delText xml:space="preserve">manière de penser </w:delText>
        </w:r>
        <w:r w:rsidR="00A9256F" w:rsidDel="002A3DEB">
          <w:delText>à</w:delText>
        </w:r>
      </w:del>
      <w:r w:rsidR="00A9256F">
        <w:t xml:space="preserve"> </w:t>
      </w:r>
      <w:r w:rsidR="00A9256F" w:rsidRPr="0077397E">
        <w:t xml:space="preserve">la conception </w:t>
      </w:r>
      <w:del w:id="356" w:author="lchabot" w:date="2015-09-03T16:12:00Z">
        <w:r w:rsidR="00A9256F" w:rsidRPr="0077397E" w:rsidDel="002A3DEB">
          <w:delText>autour du code</w:delText>
        </w:r>
      </w:del>
      <w:ins w:id="357" w:author="lchabot" w:date="2015-09-03T16:12:00Z">
        <w:r w:rsidR="002A3DEB">
          <w:t>de son offre</w:t>
        </w:r>
      </w:ins>
      <w:ins w:id="358" w:author="lchabot" w:date="2015-09-03T16:13:00Z">
        <w:r w:rsidR="002A3DEB">
          <w:t xml:space="preserve"> : afin </w:t>
        </w:r>
      </w:ins>
      <w:del w:id="359" w:author="lchabot" w:date="2015-09-03T16:13:00Z">
        <w:r w:rsidR="00A9256F" w:rsidRPr="0077397E" w:rsidDel="002A3DEB">
          <w:delText xml:space="preserve">, </w:delText>
        </w:r>
      </w:del>
      <w:r w:rsidR="00A9256F" w:rsidRPr="0077397E">
        <w:t xml:space="preserve">de collaborer et de communiquer </w:t>
      </w:r>
      <w:ins w:id="360" w:author="lchabot" w:date="2015-09-03T16:13:00Z">
        <w:r w:rsidR="002A3DEB">
          <w:t xml:space="preserve">plus efficacement </w:t>
        </w:r>
      </w:ins>
      <w:r w:rsidR="00A9256F" w:rsidRPr="0077397E">
        <w:t>avec les experts fonctionnels</w:t>
      </w:r>
      <w:r w:rsidR="00A9256F">
        <w:t xml:space="preserve"> </w:t>
      </w:r>
      <w:del w:id="361" w:author="lchabot" w:date="2015-09-03T16:14:00Z">
        <w:r w:rsidR="00A9256F" w:rsidDel="002A3DEB">
          <w:delText xml:space="preserve">via </w:delText>
        </w:r>
      </w:del>
      <w:ins w:id="362" w:author="lchabot" w:date="2015-09-03T16:14:00Z">
        <w:r w:rsidR="002A3DEB">
          <w:t xml:space="preserve"> le choix s’est porté sur </w:t>
        </w:r>
      </w:ins>
      <w:r w:rsidR="00A9256F">
        <w:t xml:space="preserve">l’approche </w:t>
      </w:r>
      <w:r w:rsidR="00EA232C">
        <w:t>« </w:t>
      </w:r>
      <w:r w:rsidR="00A9256F">
        <w:t>Domain-</w:t>
      </w:r>
      <w:proofErr w:type="spellStart"/>
      <w:r w:rsidR="00A9256F">
        <w:t>Driven</w:t>
      </w:r>
      <w:proofErr w:type="spellEnd"/>
      <w:r w:rsidR="00A9256F">
        <w:t xml:space="preserve"> Design</w:t>
      </w:r>
      <w:r w:rsidR="00EA232C">
        <w:t> »</w:t>
      </w:r>
      <w:r w:rsidR="00A9256F" w:rsidRPr="0077397E">
        <w:t>.</w:t>
      </w:r>
      <w:r w:rsidR="00A9256F">
        <w:t xml:space="preserve"> Une étude fonctionnelle et technique a été déjà </w:t>
      </w:r>
      <w:ins w:id="363" w:author="lchabot" w:date="2015-09-03T16:15:00Z">
        <w:r w:rsidR="002A3DEB">
          <w:t xml:space="preserve">effectuée afin de </w:t>
        </w:r>
      </w:ins>
      <w:del w:id="364" w:author="lchabot" w:date="2015-09-03T16:15:00Z">
        <w:r w:rsidR="00A9256F" w:rsidDel="002A3DEB">
          <w:delText>faite qui défi</w:delText>
        </w:r>
        <w:r w:rsidR="00EA232C" w:rsidDel="002A3DEB">
          <w:delText>nit</w:delText>
        </w:r>
        <w:r w:rsidR="00A9256F" w:rsidDel="002A3DEB">
          <w:delText xml:space="preserve"> </w:delText>
        </w:r>
      </w:del>
      <w:ins w:id="365" w:author="lchabot" w:date="2015-09-03T16:15:00Z">
        <w:r w:rsidR="002A3DEB">
          <w:t xml:space="preserve">définir </w:t>
        </w:r>
      </w:ins>
      <w:r w:rsidR="00A9256F">
        <w:t xml:space="preserve">les </w:t>
      </w:r>
      <w:del w:id="366" w:author="lchabot" w:date="2015-09-03T16:15:00Z">
        <w:r w:rsidR="00A9256F" w:rsidDel="002A3DEB">
          <w:delText xml:space="preserve">limites </w:delText>
        </w:r>
      </w:del>
      <w:ins w:id="367" w:author="lchabot" w:date="2015-09-03T16:15:00Z">
        <w:r w:rsidR="002A3DEB">
          <w:t xml:space="preserve">orientations </w:t>
        </w:r>
      </w:ins>
      <w:r w:rsidR="00A9256F">
        <w:t>technique</w:t>
      </w:r>
      <w:ins w:id="368" w:author="lchabot" w:date="2015-09-03T16:15:00Z">
        <w:r w:rsidR="002A3DEB">
          <w:t>s</w:t>
        </w:r>
      </w:ins>
      <w:r w:rsidR="00A9256F">
        <w:t xml:space="preserve"> et fonctionnel</w:t>
      </w:r>
      <w:ins w:id="369" w:author="lchabot" w:date="2015-09-03T16:14:00Z">
        <w:r w:rsidR="002A3DEB">
          <w:t>les</w:t>
        </w:r>
      </w:ins>
      <w:r w:rsidR="00A9256F">
        <w:t xml:space="preserve"> d’un module </w:t>
      </w:r>
      <w:ins w:id="370" w:author="lchabot" w:date="2015-09-03T16:16:00Z">
        <w:r w:rsidR="002A3DEB">
          <w:t>« </w:t>
        </w:r>
      </w:ins>
      <w:r w:rsidR="00A9256F">
        <w:t>nouvelle offre</w:t>
      </w:r>
      <w:ins w:id="371" w:author="lchabot" w:date="2015-09-03T16:16:00Z">
        <w:r w:rsidR="002A3DEB">
          <w:t> »</w:t>
        </w:r>
      </w:ins>
      <w:r w:rsidR="00EA232C">
        <w:t xml:space="preserve"> de </w:t>
      </w:r>
      <w:proofErr w:type="spellStart"/>
      <w:r w:rsidR="00EA232C">
        <w:t>Coheris</w:t>
      </w:r>
      <w:proofErr w:type="spellEnd"/>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FootnoteReference"/>
        </w:rPr>
        <w:footnoteReference w:id="1"/>
      </w:r>
      <w:r w:rsidR="00A9256F">
        <w:t xml:space="preserve"> </w:t>
      </w:r>
      <w:proofErr w:type="spellStart"/>
      <w:r w:rsidR="00A9256F">
        <w:t>SaaS</w:t>
      </w:r>
      <w:proofErr w:type="spellEnd"/>
      <w:r w:rsidR="00F40280">
        <w:t xml:space="preserve"> [2]</w:t>
      </w:r>
      <w:r w:rsidR="00A9256F">
        <w:t xml:space="preserve"> indépendant activable à la demande. De plus, il y aura des évolutions fonctionnelles qui seront mis en place pour répondre aux besoins des clie</w:t>
      </w:r>
      <w:r>
        <w:t xml:space="preserve">nts comme l’intégration de </w:t>
      </w:r>
      <w:proofErr w:type="spellStart"/>
      <w:r>
        <w:t>Text</w:t>
      </w:r>
      <w:proofErr w:type="spellEnd"/>
      <w:r w:rsidR="001B28C5">
        <w:t xml:space="preserve"> </w:t>
      </w:r>
      <w:proofErr w:type="spellStart"/>
      <w:r w:rsidR="00A9256F">
        <w:t>mining</w:t>
      </w:r>
      <w:proofErr w:type="spellEnd"/>
      <w:r w:rsidR="00A9256F">
        <w:t xml:space="preserve">. Le passage à la nouvelle structure du module doit être </w:t>
      </w:r>
      <w:proofErr w:type="gramStart"/>
      <w:r w:rsidR="00A9256F">
        <w:t>précédé</w:t>
      </w:r>
      <w:ins w:id="372" w:author="lchabot" w:date="2015-09-03T16:16:00Z">
        <w:r w:rsidR="002A3DEB">
          <w:t>e</w:t>
        </w:r>
      </w:ins>
      <w:proofErr w:type="gramEnd"/>
      <w:r w:rsidR="00A9256F">
        <w:t xml:space="preserve"> par une étude de l’existant</w:t>
      </w:r>
      <w:ins w:id="373" w:author="lchabot" w:date="2015-09-03T16:17:00Z">
        <w:r w:rsidR="002A3DEB">
          <w:t xml:space="preserve"> (</w:t>
        </w:r>
      </w:ins>
      <w:del w:id="374" w:author="lchabot" w:date="2015-09-03T16:17:00Z">
        <w:r w:rsidDel="002A3DEB">
          <w:delText>,</w:delText>
        </w:r>
        <w:r w:rsidR="00A9256F" w:rsidDel="002A3DEB">
          <w:delText xml:space="preserve"> </w:delText>
        </w:r>
      </w:del>
      <w:r w:rsidR="00A9256F">
        <w:t>le connecteur social CRM</w:t>
      </w:r>
      <w:ins w:id="375" w:author="lchabot" w:date="2015-09-03T16:17:00Z">
        <w:r w:rsidR="002A3DEB">
          <w:t>), ainsi</w:t>
        </w:r>
      </w:ins>
      <w:del w:id="376" w:author="lchabot" w:date="2015-09-03T16:17:00Z">
        <w:r w:rsidR="00A9256F" w:rsidDel="002A3DEB">
          <w:delText xml:space="preserve">  et </w:delText>
        </w:r>
      </w:del>
      <w:ins w:id="377" w:author="lchabot" w:date="2015-09-03T16:17:00Z">
        <w:r w:rsidR="002A3DEB">
          <w:t xml:space="preserve"> qu’</w:t>
        </w:r>
      </w:ins>
      <w:r w:rsidR="00A9256F">
        <w:t>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w:t>
      </w:r>
      <w:ins w:id="378" w:author="lchabot" w:date="2015-09-03T16:19:00Z">
        <w:r w:rsidR="002A3DEB">
          <w:t xml:space="preserve"> aussi à enrichir </w:t>
        </w:r>
      </w:ins>
      <w:ins w:id="379" w:author="lchabot" w:date="2015-09-03T16:20:00Z">
        <w:r w:rsidR="002A3DEB">
          <w:t xml:space="preserve">le socle NO </w:t>
        </w:r>
      </w:ins>
      <w:ins w:id="380" w:author="lchabot" w:date="2015-09-03T16:21:00Z">
        <w:r w:rsidR="002A3DEB">
          <w:t xml:space="preserve">de briques techniques transverses : </w:t>
        </w:r>
      </w:ins>
      <w:del w:id="381" w:author="lchabot" w:date="2015-09-03T16:20:00Z">
        <w:r w:rsidR="00A9256F" w:rsidDel="002A3DEB">
          <w:delText xml:space="preserve"> </w:delText>
        </w:r>
      </w:del>
      <w:del w:id="382" w:author="lchabot" w:date="2015-09-03T16:22:00Z">
        <w:r w:rsidR="00A9256F" w:rsidDel="002A3DEB">
          <w:delText>ainsi à assister au développement d’autres modules</w:delText>
        </w:r>
        <w:r w:rsidDel="002A3DEB">
          <w:delText>,</w:delText>
        </w:r>
        <w:r w:rsidR="00A9256F" w:rsidDel="002A3DEB">
          <w:delText xml:space="preserve"> comme</w:delText>
        </w:r>
      </w:del>
      <w:ins w:id="383" w:author="lchabot" w:date="2015-09-03T16:22:00Z">
        <w:r w:rsidR="002A3DEB">
          <w:t>notamment</w:t>
        </w:r>
      </w:ins>
      <w:r w:rsidR="00A9256F">
        <w:t xml:space="preserve"> la conception et le développement d’un module </w:t>
      </w:r>
      <w:proofErr w:type="spellStart"/>
      <w:r w:rsidR="00A9256F">
        <w:t>scheduler</w:t>
      </w:r>
      <w:proofErr w:type="spellEnd"/>
      <w:r w:rsidR="00A9256F">
        <w:t xml:space="preserve"> NO prototype</w:t>
      </w:r>
      <w:r>
        <w:t>,</w:t>
      </w:r>
      <w:r w:rsidR="00A9256F">
        <w:t xml:space="preserve"> pour </w:t>
      </w:r>
      <w:r w:rsidR="00A9256F" w:rsidRPr="001F27EA">
        <w:t>planifi</w:t>
      </w:r>
      <w:r w:rsidR="00A9256F">
        <w:t>er</w:t>
      </w:r>
      <w:r w:rsidR="00A9256F" w:rsidRPr="001F27EA">
        <w:t xml:space="preserve"> des tâches de fond </w:t>
      </w:r>
      <w:r w:rsidR="00A9256F">
        <w:t>pour la nouvelle offre</w:t>
      </w:r>
      <w:ins w:id="384" w:author="lchabot" w:date="2015-09-03T16:22:00Z">
        <w:r w:rsidR="005452A0">
          <w:t xml:space="preserve">, cette brique technique étant nécessaire </w:t>
        </w:r>
      </w:ins>
      <w:ins w:id="385" w:author="lchabot" w:date="2015-09-03T16:23:00Z">
        <w:r w:rsidR="005452A0">
          <w:t xml:space="preserve">dans le cadre de </w:t>
        </w:r>
      </w:ins>
      <w:ins w:id="386" w:author="lchabot" w:date="2015-09-03T16:22:00Z">
        <w:r w:rsidR="005452A0">
          <w:t xml:space="preserve">l’intégration </w:t>
        </w:r>
        <w:proofErr w:type="spellStart"/>
        <w:r w:rsidR="005452A0">
          <w:t>Spad</w:t>
        </w:r>
        <w:proofErr w:type="spellEnd"/>
        <w:r w:rsidR="005452A0">
          <w:t xml:space="preserve"> </w:t>
        </w:r>
      </w:ins>
      <w:ins w:id="387" w:author="lchabot" w:date="2015-09-03T16:23:00Z">
        <w:r w:rsidR="005452A0">
          <w:t>Real Time</w:t>
        </w:r>
      </w:ins>
      <w:r w:rsidR="00A9256F">
        <w:t xml:space="preserve">.  </w:t>
      </w:r>
    </w:p>
    <w:p w:rsidR="00B34526" w:rsidRDefault="00B34526" w:rsidP="00E22D78">
      <w:pPr>
        <w:pStyle w:val="Heading3"/>
      </w:pPr>
      <w:bookmarkStart w:id="388" w:name="_Toc428304713"/>
      <w:bookmarkStart w:id="389" w:name="_Toc428305886"/>
      <w:bookmarkStart w:id="390" w:name="_Toc428306424"/>
      <w:bookmarkStart w:id="391" w:name="_Toc428623685"/>
      <w:bookmarkStart w:id="392" w:name="_Toc428663922"/>
      <w:bookmarkStart w:id="393" w:name="_Toc428702321"/>
      <w:bookmarkStart w:id="394" w:name="_Toc428910430"/>
      <w:bookmarkStart w:id="395" w:name="_Toc428916984"/>
      <w:bookmarkStart w:id="396" w:name="_Toc428984317"/>
      <w:bookmarkStart w:id="397" w:name="_Toc429002628"/>
      <w:bookmarkStart w:id="398" w:name="_Toc429003363"/>
      <w:bookmarkStart w:id="399" w:name="_Toc429003552"/>
      <w:r>
        <w:lastRenderedPageBreak/>
        <w:t>Équipe</w:t>
      </w:r>
      <w:bookmarkEnd w:id="388"/>
      <w:bookmarkEnd w:id="389"/>
      <w:bookmarkEnd w:id="390"/>
      <w:bookmarkEnd w:id="391"/>
      <w:bookmarkEnd w:id="392"/>
      <w:bookmarkEnd w:id="393"/>
      <w:bookmarkEnd w:id="394"/>
      <w:bookmarkEnd w:id="395"/>
      <w:bookmarkEnd w:id="396"/>
      <w:bookmarkEnd w:id="397"/>
      <w:bookmarkEnd w:id="398"/>
      <w:bookmarkEnd w:id="399"/>
    </w:p>
    <w:p w:rsidR="00093919" w:rsidRDefault="00EA232C" w:rsidP="00093919">
      <w:r>
        <w:t xml:space="preserve">      </w:t>
      </w:r>
      <w:r w:rsidR="00093919">
        <w:t>Au sein de l’entreprise, la direction de l’offre est l’organisme qui rassemble tous les équipes qui travaillent sur les d</w:t>
      </w:r>
      <w:r>
        <w:t xml:space="preserve">ifférents produits de </w:t>
      </w:r>
      <w:proofErr w:type="spellStart"/>
      <w:r>
        <w:t>Coheris</w:t>
      </w:r>
      <w:proofErr w:type="spellEnd"/>
      <w:r>
        <w:t xml:space="preserve">. </w:t>
      </w:r>
      <w:r w:rsidR="00093919">
        <w:t xml:space="preserve">Je me suis intégré au sein de l’équipe du pôle R&amp;D CRM qui est une équipe de taille composée de 10 ingénieurs.   </w:t>
      </w:r>
    </w:p>
    <w:p w:rsidR="00093919" w:rsidRDefault="00EA232C" w:rsidP="00093919">
      <w:r>
        <w:t xml:space="preserve">      </w:t>
      </w:r>
      <w:r w:rsidR="00093919">
        <w:t xml:space="preserve">Cette équipe travaille en mode agile. Elle a mis en place la méthode SCRUM depuis 4 ans. Son objectif est de faire évoluer le produit phare </w:t>
      </w:r>
      <w:proofErr w:type="spellStart"/>
      <w:r w:rsidR="00093919">
        <w:t>Coheris</w:t>
      </w:r>
      <w:proofErr w:type="spellEnd"/>
      <w:r w:rsidR="00093919">
        <w:t xml:space="preserve">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t xml:space="preserve">      </w:t>
      </w:r>
      <w:r w:rsidR="00093919">
        <w:t xml:space="preserve">Le contexte du projet, ainsi que la  diversité des tâches qui m'ont été confiées, m’ont </w:t>
      </w:r>
      <w:del w:id="400" w:author="lchabot" w:date="2015-09-03T16:24:00Z">
        <w:r w:rsidR="00093919" w:rsidDel="005452A0">
          <w:delText>r</w:delText>
        </w:r>
      </w:del>
      <w:r w:rsidR="00093919">
        <w:t xml:space="preserve">amené à collaborer avec l’équipe de </w:t>
      </w:r>
      <w:proofErr w:type="spellStart"/>
      <w:r w:rsidR="00093919">
        <w:t>Coheris</w:t>
      </w:r>
      <w:proofErr w:type="spellEnd"/>
      <w:r w:rsidR="00093919">
        <w:t xml:space="preserve"> SPAD dans le pôle R&amp;D Analytique.</w:t>
      </w:r>
    </w:p>
    <w:p w:rsidR="00BB7AFF" w:rsidRPr="00BB7AFF" w:rsidRDefault="00A4638E" w:rsidP="00BB7AFF">
      <w:pPr>
        <w:keepNext/>
        <w:jc w:val="center"/>
        <w:rPr>
          <w:sz w:val="32"/>
        </w:rPr>
      </w:pPr>
      <w:r>
        <w:rPr>
          <w:rFonts w:ascii="Times New Roman" w:hAnsi="Times New Roman" w:cs="Times New Roman"/>
          <w:noProof/>
          <w:szCs w:val="24"/>
          <w:lang w:eastAsia="fr-FR"/>
        </w:rPr>
        <w:pict>
          <v:oval id="Ellipse 12" o:spid="_x0000_s1061" style="position:absolute;left:0;text-align:left;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w:r>
      <w:r w:rsidR="00BB7AFF" w:rsidRPr="00BB7AFF">
        <w:rPr>
          <w:noProof/>
          <w:sz w:val="32"/>
          <w:lang w:eastAsia="fr-FR"/>
        </w:rPr>
        <w:drawing>
          <wp:inline distT="0" distB="0" distL="0" distR="0">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7"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401" w:name="_Toc429059347"/>
      <w:r w:rsidRPr="00BB7AFF">
        <w:t xml:space="preserve">Figure </w:t>
      </w:r>
      <w:r w:rsidR="00F249A1">
        <w:fldChar w:fldCharType="begin"/>
      </w:r>
      <w:r w:rsidR="005B0F1B">
        <w:instrText xml:space="preserve"> SEQ Figure \* ARABIC </w:instrText>
      </w:r>
      <w:r w:rsidR="00F249A1">
        <w:fldChar w:fldCharType="separate"/>
      </w:r>
      <w:r w:rsidR="00361236">
        <w:rPr>
          <w:noProof/>
        </w:rPr>
        <w:t>2</w:t>
      </w:r>
      <w:r w:rsidR="00F249A1">
        <w:rPr>
          <w:noProof/>
        </w:rPr>
        <w:fldChar w:fldCharType="end"/>
      </w:r>
      <w:r w:rsidRPr="00BB7AFF">
        <w:t>: Organigramme de la direction de l'offre</w:t>
      </w:r>
      <w:bookmarkEnd w:id="401"/>
    </w:p>
    <w:p w:rsidR="00B34526" w:rsidRDefault="00B34526" w:rsidP="00EA232C">
      <w:pPr>
        <w:pStyle w:val="Heading3"/>
        <w:spacing w:line="480" w:lineRule="auto"/>
      </w:pPr>
      <w:bookmarkStart w:id="402" w:name="_Toc428304714"/>
      <w:bookmarkStart w:id="403" w:name="_Toc428305887"/>
      <w:bookmarkStart w:id="404" w:name="_Toc428306425"/>
      <w:bookmarkStart w:id="405" w:name="_Toc428623686"/>
      <w:bookmarkStart w:id="406" w:name="_Toc428663923"/>
      <w:bookmarkStart w:id="407" w:name="_Toc428702322"/>
      <w:bookmarkStart w:id="408" w:name="_Toc428910431"/>
      <w:bookmarkStart w:id="409" w:name="_Toc428916985"/>
      <w:bookmarkStart w:id="410" w:name="_Toc428984318"/>
      <w:bookmarkStart w:id="411" w:name="_Toc429002629"/>
      <w:bookmarkStart w:id="412" w:name="_Toc429003364"/>
      <w:bookmarkStart w:id="413" w:name="_Toc429003553"/>
      <w:r>
        <w:lastRenderedPageBreak/>
        <w:t>Environnement de travail</w:t>
      </w:r>
      <w:bookmarkEnd w:id="402"/>
      <w:bookmarkEnd w:id="403"/>
      <w:bookmarkEnd w:id="404"/>
      <w:bookmarkEnd w:id="405"/>
      <w:bookmarkEnd w:id="406"/>
      <w:bookmarkEnd w:id="407"/>
      <w:bookmarkEnd w:id="408"/>
      <w:bookmarkEnd w:id="409"/>
      <w:bookmarkEnd w:id="410"/>
      <w:bookmarkEnd w:id="411"/>
      <w:bookmarkEnd w:id="412"/>
      <w:bookmarkEnd w:id="413"/>
    </w:p>
    <w:p w:rsidR="001239D7" w:rsidRPr="00D74939" w:rsidRDefault="001239D7" w:rsidP="001239D7">
      <w:pPr>
        <w:pStyle w:val="Heading4"/>
      </w:pPr>
      <w:r w:rsidRPr="00D74939">
        <w:t>Plate-forme de développement</w:t>
      </w:r>
    </w:p>
    <w:p w:rsidR="001239D7" w:rsidRDefault="00EA232C" w:rsidP="001239D7">
      <w:r>
        <w:t xml:space="preserve">      </w:t>
      </w:r>
      <w:r w:rsidR="001239D7">
        <w:t xml:space="preserve">Comme pour CRM, l’architecture de la nouvelle offre de </w:t>
      </w:r>
      <w:proofErr w:type="spellStart"/>
      <w:r w:rsidR="001239D7">
        <w:t>Coheris</w:t>
      </w:r>
      <w:proofErr w:type="spellEnd"/>
      <w:r w:rsidR="001239D7">
        <w:t xml:space="preserve">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w:t>
      </w:r>
      <w:del w:id="414" w:author="lchabot" w:date="2015-09-03T16:25:00Z">
        <w:r w:rsidR="009A43AF" w:rsidDel="005452A0">
          <w:delText>De plus, l</w:delText>
        </w:r>
      </w:del>
      <w:ins w:id="415" w:author="lchabot" w:date="2015-09-03T16:25:00Z">
        <w:r w:rsidR="005452A0">
          <w:t>L</w:t>
        </w:r>
      </w:ins>
      <w:r w:rsidR="009A43AF">
        <w:t xml:space="preserve">a plateforme de cette nouvelle </w:t>
      </w:r>
      <w:del w:id="416" w:author="lchabot" w:date="2015-09-03T16:24:00Z">
        <w:r w:rsidR="009A43AF" w:rsidDel="005452A0">
          <w:delText>ofrre</w:delText>
        </w:r>
        <w:r w:rsidR="001239D7" w:rsidDel="005452A0">
          <w:delText xml:space="preserve"> </w:delText>
        </w:r>
      </w:del>
      <w:ins w:id="417" w:author="lchabot" w:date="2015-09-03T16:24:00Z">
        <w:r w:rsidR="005452A0">
          <w:t xml:space="preserve">offre </w:t>
        </w:r>
      </w:ins>
      <w:del w:id="418" w:author="lchabot" w:date="2015-09-03T16:25:00Z">
        <w:r w:rsidR="001239D7" w:rsidDel="005452A0">
          <w:delText xml:space="preserve">supporte </w:delText>
        </w:r>
      </w:del>
      <w:ins w:id="419" w:author="lchabot" w:date="2015-09-03T16:25:00Z">
        <w:r w:rsidR="005452A0">
          <w:t xml:space="preserve">intègre aussi certaines briques techniques </w:t>
        </w:r>
      </w:ins>
      <w:del w:id="420" w:author="lchabot" w:date="2015-09-03T16:25:00Z">
        <w:r w:rsidR="001239D7" w:rsidDel="005452A0">
          <w:delText xml:space="preserve">d’autre framework </w:delText>
        </w:r>
      </w:del>
      <w:proofErr w:type="spellStart"/>
      <w:r w:rsidR="001239D7">
        <w:t>opensource</w:t>
      </w:r>
      <w:proofErr w:type="spellEnd"/>
      <w:ins w:id="421" w:author="lchabot" w:date="2015-09-03T16:26:00Z">
        <w:r w:rsidR="005452A0">
          <w:t xml:space="preserve"> répandues</w:t>
        </w:r>
      </w:ins>
      <w:r w:rsidR="001239D7">
        <w:t>,</w:t>
      </w:r>
      <w:ins w:id="422" w:author="lchabot" w:date="2015-09-03T16:24:00Z">
        <w:r w:rsidR="005452A0">
          <w:t xml:space="preserve"> </w:t>
        </w:r>
      </w:ins>
      <w:r w:rsidR="009A43AF">
        <w:t>comme</w:t>
      </w:r>
      <w:r w:rsidR="001239D7">
        <w:t>:</w:t>
      </w:r>
    </w:p>
    <w:p w:rsidR="001239D7" w:rsidRDefault="001239D7" w:rsidP="001239D7">
      <w:pPr>
        <w:pStyle w:val="ListParagraph"/>
        <w:numPr>
          <w:ilvl w:val="0"/>
          <w:numId w:val="24"/>
        </w:numPr>
      </w:pPr>
      <w:proofErr w:type="spellStart"/>
      <w:r w:rsidRPr="00C26FF9">
        <w:t>Spring</w:t>
      </w:r>
      <w:proofErr w:type="spellEnd"/>
      <w:r w:rsidRPr="00C26FF9">
        <w:t xml:space="preserve"> social</w:t>
      </w:r>
      <w:r w:rsidR="009A43AF">
        <w:t> :</w:t>
      </w:r>
      <w:r w:rsidRPr="00C26FF9">
        <w:t xml:space="preserve"> pour la gestion des appels </w:t>
      </w:r>
      <w:proofErr w:type="spellStart"/>
      <w:r w:rsidRPr="00C26FF9">
        <w:t>webservices</w:t>
      </w:r>
      <w:proofErr w:type="spellEnd"/>
      <w:r w:rsidRPr="00C26FF9">
        <w:t xml:space="preserve"> vers l’api Graph Facebook. </w:t>
      </w:r>
    </w:p>
    <w:p w:rsidR="001239D7" w:rsidRPr="00C26FF9" w:rsidRDefault="001239D7" w:rsidP="001239D7">
      <w:pPr>
        <w:pStyle w:val="ListParagraph"/>
        <w:numPr>
          <w:ilvl w:val="0"/>
          <w:numId w:val="24"/>
        </w:numPr>
      </w:pPr>
      <w:proofErr w:type="spellStart"/>
      <w:r>
        <w:t>HazelCast</w:t>
      </w:r>
      <w:proofErr w:type="spellEnd"/>
      <w:r>
        <w:t> : gestionnaire de cache réparti</w:t>
      </w:r>
      <w:del w:id="423" w:author="lchabot" w:date="2015-09-03T16:24:00Z">
        <w:r w:rsidDel="005452A0">
          <w:delText>e</w:delText>
        </w:r>
      </w:del>
      <w:r>
        <w:t xml:space="preserve"> de deuxième niveau </w:t>
      </w:r>
    </w:p>
    <w:p w:rsidR="001239D7" w:rsidRPr="001239D7" w:rsidRDefault="001239D7" w:rsidP="001239D7">
      <w:pPr>
        <w:pStyle w:val="Heading4"/>
        <w:rPr>
          <w:u w:val="single"/>
        </w:rPr>
      </w:pPr>
      <w:r w:rsidRPr="001239D7">
        <w:rPr>
          <w:u w:val="single"/>
        </w:rPr>
        <w:t xml:space="preserve">Le socle J2EE </w:t>
      </w:r>
      <w:proofErr w:type="spellStart"/>
      <w:r w:rsidRPr="001239D7">
        <w:rPr>
          <w:u w:val="single"/>
        </w:rPr>
        <w:t>Coheris</w:t>
      </w:r>
      <w:proofErr w:type="spellEnd"/>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w:t>
      </w:r>
      <w:ins w:id="424" w:author="lchabot" w:date="2015-09-03T16:27:00Z">
        <w:r w:rsidR="005452A0">
          <w:t xml:space="preserve">mené à l’aboutissement de </w:t>
        </w:r>
      </w:ins>
      <w:del w:id="425" w:author="lchabot" w:date="2015-09-03T16:27:00Z">
        <w:r w:rsidR="001239D7" w:rsidRPr="001239D7" w:rsidDel="005452A0">
          <w:delText xml:space="preserve">permis d'aboutir </w:delText>
        </w:r>
      </w:del>
      <w:r w:rsidR="001239D7" w:rsidRPr="001239D7">
        <w:t>l'implémentation du socle (</w:t>
      </w:r>
      <w:proofErr w:type="spellStart"/>
      <w:r w:rsidR="001239D7" w:rsidRPr="001239D7">
        <w:t>framework</w:t>
      </w:r>
      <w:proofErr w:type="spellEnd"/>
      <w:r w:rsidR="001239D7" w:rsidRPr="001239D7">
        <w:t xml:space="preserve">) J2EE propre à </w:t>
      </w:r>
      <w:proofErr w:type="spellStart"/>
      <w:r w:rsidR="001239D7" w:rsidRPr="001239D7">
        <w:t>Coheris</w:t>
      </w:r>
      <w:proofErr w:type="spellEnd"/>
      <w:r w:rsidR="001239D7" w:rsidRPr="001239D7">
        <w:t xml:space="preserve">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w:t>
      </w:r>
      <w:proofErr w:type="spellStart"/>
      <w:r w:rsidR="001239D7" w:rsidRPr="001239D7">
        <w:t>Coheris</w:t>
      </w:r>
      <w:proofErr w:type="spellEnd"/>
      <w:r w:rsidR="001239D7" w:rsidRPr="001239D7">
        <w:t xml:space="preserve"> SPAD </w:t>
      </w:r>
      <w:proofErr w:type="spellStart"/>
      <w:r w:rsidR="001239D7" w:rsidRPr="001239D7">
        <w:t>RealTime</w:t>
      </w:r>
      <w:proofErr w:type="spellEnd"/>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w:t>
      </w:r>
      <w:proofErr w:type="spellStart"/>
      <w:r w:rsidR="001239D7">
        <w:t>Inject</w:t>
      </w:r>
      <w:proofErr w:type="spellEnd"/>
      <w:r w:rsidR="001239D7">
        <w:t xml:space="preserve"> 1.0, </w:t>
      </w:r>
      <w:proofErr w:type="spellStart"/>
      <w:r w:rsidR="001239D7">
        <w:t>Interceptors</w:t>
      </w:r>
      <w:proofErr w:type="spellEnd"/>
      <w:r w:rsidR="001239D7">
        <w:t xml:space="preserve"> 1.1, JAX-RS 1.1</w:t>
      </w:r>
      <w:r w:rsidR="00BC2426">
        <w:t xml:space="preserve"> [9]</w:t>
      </w:r>
      <w:r w:rsidR="001239D7">
        <w:t>, etc.*</w:t>
      </w:r>
    </w:p>
    <w:p w:rsidR="001239D7" w:rsidRDefault="009A43AF" w:rsidP="009A43AF">
      <w:r>
        <w:t xml:space="preserve">      </w:t>
      </w:r>
      <w:r w:rsidR="001239D7">
        <w:t xml:space="preserve">Pour l’IHM, le choix </w:t>
      </w:r>
      <w:del w:id="426" w:author="lchabot" w:date="2015-09-03T16:28:00Z">
        <w:r w:rsidR="001239D7" w:rsidDel="005452A0">
          <w:delText xml:space="preserve">était </w:delText>
        </w:r>
      </w:del>
      <w:ins w:id="427" w:author="lchabot" w:date="2015-09-03T16:28:00Z">
        <w:r w:rsidR="005452A0">
          <w:t xml:space="preserve">s’est porté </w:t>
        </w:r>
      </w:ins>
      <w:r w:rsidR="001239D7">
        <w:t xml:space="preserve">sur les </w:t>
      </w:r>
      <w:proofErr w:type="spellStart"/>
      <w:r w:rsidR="001239D7">
        <w:t>fameworks</w:t>
      </w:r>
      <w:proofErr w:type="spellEnd"/>
      <w:r w:rsidR="001239D7">
        <w:t xml:space="preserve"> JSF, </w:t>
      </w:r>
      <w:proofErr w:type="spellStart"/>
      <w:r w:rsidR="001239D7">
        <w:t>PrimeFaces</w:t>
      </w:r>
      <w:proofErr w:type="spellEnd"/>
      <w:r w:rsidR="001239D7">
        <w:t xml:space="preserve">, </w:t>
      </w:r>
      <w:proofErr w:type="spellStart"/>
      <w:r w:rsidR="001239D7">
        <w:t>JQuery</w:t>
      </w:r>
      <w:proofErr w:type="spellEnd"/>
      <w:r w:rsidR="001239D7">
        <w:t xml:space="preserve"> et </w:t>
      </w:r>
      <w:proofErr w:type="spellStart"/>
      <w:r w:rsidR="001239D7">
        <w:t>Twitter</w:t>
      </w:r>
      <w:proofErr w:type="spellEnd"/>
      <w:r w:rsidR="001239D7">
        <w:t xml:space="preserve"> </w:t>
      </w:r>
      <w:proofErr w:type="spellStart"/>
      <w:r w:rsidR="001239D7">
        <w:t>Bootstrap</w:t>
      </w:r>
      <w:proofErr w:type="spellEnd"/>
      <w:r w:rsidR="001239D7">
        <w:t xml:space="preserve">. </w:t>
      </w:r>
    </w:p>
    <w:p w:rsidR="001239D7" w:rsidRDefault="001239D7" w:rsidP="001239D7">
      <w:pPr>
        <w:pStyle w:val="Default"/>
        <w:rPr>
          <w:sz w:val="23"/>
          <w:szCs w:val="23"/>
        </w:rPr>
      </w:pPr>
    </w:p>
    <w:p w:rsidR="001239D7" w:rsidRDefault="001239D7" w:rsidP="001239D7">
      <w:pPr>
        <w:jc w:val="center"/>
      </w:pPr>
      <w:r w:rsidRPr="00555BF6">
        <w:rPr>
          <w:noProof/>
          <w:lang w:eastAsia="fr-FR"/>
        </w:rPr>
        <w:lastRenderedPageBreak/>
        <w:drawing>
          <wp:inline distT="0" distB="0" distL="0" distR="0">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428" w:name="_Toc429059348"/>
      <w:r>
        <w:t xml:space="preserve">Figure </w:t>
      </w:r>
      <w:r w:rsidR="00F249A1">
        <w:fldChar w:fldCharType="begin"/>
      </w:r>
      <w:r w:rsidR="005B0F1B">
        <w:instrText xml:space="preserve"> SEQ Figure \* ARABIC </w:instrText>
      </w:r>
      <w:r w:rsidR="00F249A1">
        <w:fldChar w:fldCharType="separate"/>
      </w:r>
      <w:r w:rsidR="00361236">
        <w:rPr>
          <w:noProof/>
        </w:rPr>
        <w:t>3</w:t>
      </w:r>
      <w:r w:rsidR="00F249A1">
        <w:rPr>
          <w:noProof/>
        </w:rPr>
        <w:fldChar w:fldCharType="end"/>
      </w:r>
      <w:r>
        <w:t xml:space="preserve">:Socle J2EE </w:t>
      </w:r>
      <w:proofErr w:type="spellStart"/>
      <w:r>
        <w:t>Coheris</w:t>
      </w:r>
      <w:bookmarkEnd w:id="428"/>
      <w:proofErr w:type="spellEnd"/>
    </w:p>
    <w:p w:rsidR="001239D7" w:rsidRPr="001239D7" w:rsidRDefault="001239D7" w:rsidP="001239D7">
      <w:pPr>
        <w:pStyle w:val="Heading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 xml:space="preserve">L’implémentation est effectuée afin de permettre l’utilisation de l’application sur </w:t>
      </w:r>
      <w:del w:id="429" w:author="lchabot" w:date="2015-09-03T16:29:00Z">
        <w:r w:rsidR="001239D7" w:rsidDel="005452A0">
          <w:rPr>
            <w:sz w:val="23"/>
            <w:szCs w:val="23"/>
          </w:rPr>
          <w:delText>un maximum de</w:delText>
        </w:r>
      </w:del>
      <w:ins w:id="430" w:author="lchabot" w:date="2015-09-03T16:29:00Z">
        <w:r w:rsidR="005452A0">
          <w:rPr>
            <w:sz w:val="23"/>
            <w:szCs w:val="23"/>
          </w:rPr>
          <w:t>les</w:t>
        </w:r>
      </w:ins>
      <w:r w:rsidR="001239D7">
        <w:rPr>
          <w:sz w:val="23"/>
          <w:szCs w:val="23"/>
        </w:rPr>
        <w:t xml:space="preserve"> </w:t>
      </w:r>
      <w:ins w:id="431" w:author="lchabot" w:date="2015-09-03T16:30:00Z">
        <w:r w:rsidR="005452A0">
          <w:rPr>
            <w:sz w:val="23"/>
            <w:szCs w:val="23"/>
          </w:rPr>
          <w:t xml:space="preserve">différents </w:t>
        </w:r>
      </w:ins>
      <w:r w:rsidR="001239D7">
        <w:rPr>
          <w:sz w:val="23"/>
          <w:szCs w:val="23"/>
        </w:rPr>
        <w:t>serveur</w:t>
      </w:r>
      <w:ins w:id="432" w:author="lchabot" w:date="2015-09-03T16:29:00Z">
        <w:r w:rsidR="005452A0">
          <w:rPr>
            <w:sz w:val="23"/>
            <w:szCs w:val="23"/>
          </w:rPr>
          <w:t>s</w:t>
        </w:r>
      </w:ins>
      <w:r w:rsidR="001239D7">
        <w:rPr>
          <w:sz w:val="23"/>
          <w:szCs w:val="23"/>
        </w:rPr>
        <w:t xml:space="preserve"> d’application</w:t>
      </w:r>
      <w:ins w:id="433" w:author="lchabot" w:date="2015-09-03T16:29:00Z">
        <w:r w:rsidR="005452A0">
          <w:rPr>
            <w:sz w:val="23"/>
            <w:szCs w:val="23"/>
          </w:rPr>
          <w:t>s</w:t>
        </w:r>
      </w:ins>
      <w:r w:rsidR="001239D7">
        <w:rPr>
          <w:sz w:val="23"/>
          <w:szCs w:val="23"/>
        </w:rPr>
        <w:t xml:space="preserve"> </w:t>
      </w:r>
      <w:ins w:id="434" w:author="lchabot" w:date="2015-09-03T16:30:00Z">
        <w:r w:rsidR="005452A0">
          <w:rPr>
            <w:sz w:val="23"/>
            <w:szCs w:val="23"/>
          </w:rPr>
          <w:t xml:space="preserve">du marché </w:t>
        </w:r>
      </w:ins>
      <w:r w:rsidR="001239D7">
        <w:rPr>
          <w:sz w:val="23"/>
          <w:szCs w:val="23"/>
        </w:rPr>
        <w:t xml:space="preserve">supportant la plateforme J2EE. En </w:t>
      </w:r>
      <w:del w:id="435" w:author="lchabot" w:date="2015-09-03T16:30:00Z">
        <w:r w:rsidR="001239D7" w:rsidDel="005452A0">
          <w:rPr>
            <w:sz w:val="23"/>
            <w:szCs w:val="23"/>
          </w:rPr>
          <w:delText>effet</w:delText>
        </w:r>
      </w:del>
      <w:ins w:id="436" w:author="lchabot" w:date="2015-09-03T16:30:00Z">
        <w:r w:rsidR="005452A0">
          <w:rPr>
            <w:sz w:val="23"/>
            <w:szCs w:val="23"/>
          </w:rPr>
          <w:t>R&amp;D</w:t>
        </w:r>
      </w:ins>
      <w:r w:rsidR="001239D7">
        <w:rPr>
          <w:sz w:val="23"/>
          <w:szCs w:val="23"/>
        </w:rPr>
        <w:t xml:space="preserve">, le serveur d’application </w:t>
      </w:r>
      <w:del w:id="437" w:author="lchabot" w:date="2015-09-03T16:31:00Z">
        <w:r w:rsidR="001239D7" w:rsidDel="005452A0">
          <w:rPr>
            <w:sz w:val="23"/>
            <w:szCs w:val="23"/>
          </w:rPr>
          <w:delText>sur lequel l’application</w:delText>
        </w:r>
      </w:del>
      <w:ins w:id="438" w:author="lchabot" w:date="2015-09-03T16:31:00Z">
        <w:r w:rsidR="005452A0">
          <w:rPr>
            <w:sz w:val="23"/>
            <w:szCs w:val="23"/>
          </w:rPr>
          <w:t>utilisé pour le développement</w:t>
        </w:r>
      </w:ins>
      <w:r w:rsidR="001239D7">
        <w:rPr>
          <w:sz w:val="23"/>
          <w:szCs w:val="23"/>
        </w:rPr>
        <w:t xml:space="preserve"> est </w:t>
      </w:r>
      <w:del w:id="439" w:author="lchabot" w:date="2015-09-03T16:31:00Z">
        <w:r w:rsidR="001239D7" w:rsidDel="005452A0">
          <w:rPr>
            <w:sz w:val="23"/>
            <w:szCs w:val="23"/>
          </w:rPr>
          <w:delText>testée était le servu</w:delText>
        </w:r>
      </w:del>
      <w:del w:id="440" w:author="lchabot" w:date="2015-09-03T16:29:00Z">
        <w:r w:rsidR="001239D7" w:rsidDel="005452A0">
          <w:rPr>
            <w:sz w:val="23"/>
            <w:szCs w:val="23"/>
          </w:rPr>
          <w:delText>e</w:delText>
        </w:r>
      </w:del>
      <w:del w:id="441" w:author="lchabot" w:date="2015-09-03T16:31:00Z">
        <w:r w:rsidR="001239D7" w:rsidDel="005452A0">
          <w:rPr>
            <w:sz w:val="23"/>
            <w:szCs w:val="23"/>
          </w:rPr>
          <w:delText xml:space="preserve">r </w:delText>
        </w:r>
      </w:del>
      <w:proofErr w:type="spellStart"/>
      <w:r w:rsidR="001239D7">
        <w:rPr>
          <w:sz w:val="23"/>
          <w:szCs w:val="23"/>
        </w:rPr>
        <w:t>Wi</w:t>
      </w:r>
      <w:r>
        <w:rPr>
          <w:sz w:val="23"/>
          <w:szCs w:val="23"/>
        </w:rPr>
        <w:t>ldfly</w:t>
      </w:r>
      <w:proofErr w:type="spellEnd"/>
      <w:ins w:id="442" w:author="lchabot" w:date="2015-09-03T16:31:00Z">
        <w:r w:rsidR="005452A0">
          <w:rPr>
            <w:sz w:val="23"/>
            <w:szCs w:val="23"/>
          </w:rPr>
          <w:t xml:space="preserve"> </w:t>
        </w:r>
      </w:ins>
      <w:r>
        <w:rPr>
          <w:sz w:val="23"/>
          <w:szCs w:val="23"/>
        </w:rPr>
        <w:t xml:space="preserve">8.2.0 (anciennement </w:t>
      </w:r>
      <w:proofErr w:type="spellStart"/>
      <w:r>
        <w:rPr>
          <w:sz w:val="23"/>
          <w:szCs w:val="23"/>
        </w:rPr>
        <w:t>JBoss</w:t>
      </w:r>
      <w:proofErr w:type="spellEnd"/>
      <w:r>
        <w:rPr>
          <w:sz w:val="23"/>
          <w:szCs w:val="23"/>
        </w:rPr>
        <w:t>)</w:t>
      </w:r>
      <w:r w:rsidR="001239D7">
        <w:rPr>
          <w:sz w:val="23"/>
          <w:szCs w:val="23"/>
        </w:rPr>
        <w:t>.</w:t>
      </w:r>
    </w:p>
    <w:p w:rsidR="001239D7" w:rsidRDefault="001239D7" w:rsidP="001239D7">
      <w:pPr>
        <w:pStyle w:val="Heading4"/>
      </w:pPr>
      <w:r w:rsidRPr="00D74939">
        <w:t>Outils de développement</w:t>
      </w:r>
    </w:p>
    <w:p w:rsidR="001239D7" w:rsidRDefault="009A43AF" w:rsidP="001239D7">
      <w:r>
        <w:t xml:space="preserve">      </w:t>
      </w:r>
      <w:r w:rsidR="001239D7">
        <w:t xml:space="preserve">L’équipe </w:t>
      </w:r>
      <w:del w:id="443" w:author="lchabot" w:date="2015-09-03T16:31:00Z">
        <w:r w:rsidR="001239D7" w:rsidDel="005452A0">
          <w:delText xml:space="preserve">recherche </w:delText>
        </w:r>
      </w:del>
      <w:ins w:id="444" w:author="lchabot" w:date="2015-09-03T16:31:00Z">
        <w:r w:rsidR="005452A0">
          <w:t xml:space="preserve">Recherche </w:t>
        </w:r>
      </w:ins>
      <w:r w:rsidR="001239D7">
        <w:t xml:space="preserve">et </w:t>
      </w:r>
      <w:del w:id="445" w:author="lchabot" w:date="2015-09-03T16:31:00Z">
        <w:r w:rsidR="001239D7" w:rsidDel="005452A0">
          <w:delText xml:space="preserve">développement </w:delText>
        </w:r>
      </w:del>
      <w:ins w:id="446" w:author="lchabot" w:date="2015-09-03T16:31:00Z">
        <w:r w:rsidR="005452A0">
          <w:t xml:space="preserve">Développement </w:t>
        </w:r>
      </w:ins>
      <w:r w:rsidR="001239D7">
        <w:t>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w:t>
      </w:r>
      <w:proofErr w:type="spellStart"/>
      <w:r w:rsidR="001239D7">
        <w:t>build</w:t>
      </w:r>
      <w:proofErr w:type="spellEnd"/>
      <w:r w:rsidR="001239D7">
        <w:t xml:space="preserve">  </w:t>
      </w:r>
      <w:proofErr w:type="spellStart"/>
      <w:r w:rsidR="001239D7" w:rsidRPr="00DD5E5C">
        <w:rPr>
          <w:b/>
        </w:rPr>
        <w:t>Gradle</w:t>
      </w:r>
      <w:proofErr w:type="spellEnd"/>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w:t>
      </w:r>
      <w:del w:id="447" w:author="lchabot" w:date="2015-09-03T16:32:00Z">
        <w:r w:rsidR="001239D7" w:rsidDel="005452A0">
          <w:delText>contenue</w:delText>
        </w:r>
      </w:del>
      <w:ins w:id="448" w:author="lchabot" w:date="2015-09-03T16:32:00Z">
        <w:r w:rsidR="005452A0">
          <w:t>continue</w:t>
        </w:r>
      </w:ins>
      <w:r w:rsidR="001239D7">
        <w:t xml:space="preserv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w:t>
      </w:r>
      <w:ins w:id="449" w:author="lchabot" w:date="2015-09-03T16:32:00Z">
        <w:r w:rsidR="005452A0">
          <w:t xml:space="preserve"> </w:t>
        </w:r>
      </w:ins>
      <w:r w:rsidR="001239D7">
        <w:t>Il s’agit d’un programme permettant de mettre en place un processus d’intégration continue. Cela consiste à lancer et à programmer des compilations à distance. Ainsi</w:t>
      </w:r>
      <w:r>
        <w:t>,</w:t>
      </w:r>
      <w:r w:rsidR="001239D7">
        <w:t xml:space="preserve"> une compilation est </w:t>
      </w:r>
      <w:proofErr w:type="spellStart"/>
      <w:r w:rsidR="001239D7">
        <w:t>réalisée</w:t>
      </w:r>
      <w:del w:id="450" w:author="lchabot" w:date="2015-09-03T16:33:00Z">
        <w:r w:rsidR="001239D7" w:rsidDel="00251986">
          <w:delText xml:space="preserve"> </w:delText>
        </w:r>
      </w:del>
      <w:ins w:id="451" w:author="lchabot" w:date="2015-09-03T16:34:00Z">
        <w:r w:rsidR="00251986">
          <w:t>très</w:t>
        </w:r>
        <w:proofErr w:type="spellEnd"/>
        <w:r w:rsidR="00251986">
          <w:t xml:space="preserve"> </w:t>
        </w:r>
      </w:ins>
      <w:ins w:id="452" w:author="lchabot" w:date="2015-09-03T16:33:00Z">
        <w:r w:rsidR="00251986">
          <w:t>régulièrement (chaque commit</w:t>
        </w:r>
      </w:ins>
      <w:ins w:id="453" w:author="lchabot" w:date="2015-09-03T16:34:00Z">
        <w:r w:rsidR="00251986">
          <w:t xml:space="preserve"> peut être déclencheur d’une </w:t>
        </w:r>
        <w:proofErr w:type="spellStart"/>
        <w:r w:rsidR="00251986">
          <w:t>build</w:t>
        </w:r>
      </w:ins>
      <w:proofErr w:type="spellEnd"/>
      <w:ins w:id="454" w:author="lchabot" w:date="2015-09-03T16:33:00Z">
        <w:r w:rsidR="00251986">
          <w:t>)</w:t>
        </w:r>
      </w:ins>
      <w:del w:id="455" w:author="lchabot" w:date="2015-09-03T16:33:00Z">
        <w:r w:rsidR="001239D7" w:rsidDel="00251986">
          <w:delText>chaque nuit</w:delText>
        </w:r>
      </w:del>
      <w:r w:rsidR="001239D7">
        <w:t>, son résultat est consultable sur une pag</w:t>
      </w:r>
      <w:r>
        <w:t xml:space="preserve">e web afin de vérifier le bon </w:t>
      </w:r>
      <w:r w:rsidR="001239D7">
        <w:t xml:space="preserve">déroulement de l’opération ou, à défaut, les fichiers responsables de l’échec. En cas de </w:t>
      </w:r>
      <w:del w:id="456" w:author="lchabot" w:date="2015-09-03T16:34:00Z">
        <w:r w:rsidR="001239D7" w:rsidDel="00251986">
          <w:delText>nécessite</w:delText>
        </w:r>
      </w:del>
      <w:ins w:id="457" w:author="lchabot" w:date="2015-09-03T16:34:00Z">
        <w:r w:rsidR="00251986">
          <w:t>nécessité</w:t>
        </w:r>
      </w:ins>
      <w:r w:rsidR="001239D7">
        <w:t xml:space="preserve">, une compilation peut </w:t>
      </w:r>
      <w:r w:rsidR="001239D7">
        <w:lastRenderedPageBreak/>
        <w:t xml:space="preserve">être forcée par un administrateur. Le concept d’intégration continue est à la base de la méthode de développement agile. </w:t>
      </w:r>
    </w:p>
    <w:p w:rsidR="001239D7" w:rsidRDefault="001239D7" w:rsidP="001239D7">
      <w:pPr>
        <w:pStyle w:val="Heading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w:t>
      </w:r>
      <w:del w:id="458" w:author="lchabot" w:date="2015-09-03T16:35:00Z">
        <w:r w:rsidR="001239D7" w:rsidDel="00251986">
          <w:delText>visionnés</w:delText>
        </w:r>
      </w:del>
      <w:proofErr w:type="spellStart"/>
      <w:ins w:id="459" w:author="lchabot" w:date="2015-09-03T16:35:00Z">
        <w:r w:rsidR="00251986">
          <w:t>versionnés</w:t>
        </w:r>
      </w:ins>
      <w:proofErr w:type="spellEnd"/>
      <w:r w:rsidR="001239D7">
        <w:t xml:space="preserve">,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proofErr w:type="spellStart"/>
      <w:r w:rsidR="001239D7" w:rsidRPr="00DD5E5C">
        <w:rPr>
          <w:b/>
        </w:rPr>
        <w:t>TortoiseSVN</w:t>
      </w:r>
      <w:proofErr w:type="spellEnd"/>
      <w:r w:rsidR="001239D7">
        <w:t xml:space="preserve">. </w:t>
      </w:r>
    </w:p>
    <w:p w:rsidR="008B0B72" w:rsidRDefault="008B0B72"/>
    <w:p w:rsidR="0001759A" w:rsidRDefault="0001759A">
      <w:pPr>
        <w:sectPr w:rsidR="0001759A" w:rsidSect="00A17FCD">
          <w:headerReference w:type="default" r:id="rId29"/>
          <w:pgSz w:w="11906" w:h="16838"/>
          <w:pgMar w:top="1440" w:right="1983" w:bottom="1440" w:left="1985" w:header="708" w:footer="708" w:gutter="0"/>
          <w:cols w:space="708"/>
          <w:docGrid w:linePitch="360"/>
        </w:sectPr>
      </w:pPr>
    </w:p>
    <w:p w:rsidR="001D271A" w:rsidRDefault="001D271A" w:rsidP="0056533E">
      <w:pPr>
        <w:pStyle w:val="NoSpacing"/>
      </w:pPr>
      <w:r>
        <w:lastRenderedPageBreak/>
        <w:t>Partie 2</w:t>
      </w:r>
    </w:p>
    <w:p w:rsidR="001D271A" w:rsidRDefault="001D271A" w:rsidP="000D4461">
      <w:pPr>
        <w:pStyle w:val="Heading1"/>
        <w:spacing w:line="600" w:lineRule="auto"/>
        <w:ind w:left="0" w:hanging="284"/>
      </w:pPr>
      <w:bookmarkStart w:id="460" w:name="_Toc428223729"/>
      <w:bookmarkStart w:id="461" w:name="_Toc428223944"/>
      <w:bookmarkStart w:id="462" w:name="_Toc428224036"/>
      <w:bookmarkStart w:id="463" w:name="_Toc429003554"/>
      <w:r w:rsidRPr="003E4A9A">
        <w:rPr>
          <w:szCs w:val="44"/>
        </w:rPr>
        <w:t>Travaux</w:t>
      </w:r>
      <w:r w:rsidRPr="00DA64BF">
        <w:t xml:space="preserve"> effectués</w:t>
      </w:r>
      <w:bookmarkEnd w:id="460"/>
      <w:bookmarkEnd w:id="461"/>
      <w:bookmarkEnd w:id="462"/>
      <w:bookmarkEnd w:id="463"/>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A4638E">
        <w:pict>
          <v:rect id="_x0000_i1028" style="width:453.6pt;height:1pt" o:hralign="center" o:hrstd="t" o:hrnoshade="t" o:hr="t" fillcolor="black [3213]" stroked="f"/>
        </w:pict>
      </w:r>
      <w:r w:rsidR="00F249A1" w:rsidRPr="0001759A">
        <w:rPr>
          <w:rFonts w:ascii="Cambria" w:hAnsi="Cambria"/>
        </w:rPr>
        <w:fldChar w:fldCharType="begin"/>
      </w:r>
      <w:r w:rsidR="00A6157A" w:rsidRPr="0001759A">
        <w:rPr>
          <w:rFonts w:ascii="Cambria" w:hAnsi="Cambria"/>
        </w:rPr>
        <w:instrText xml:space="preserve"> TOC \o "2-3" \h \z \u </w:instrText>
      </w:r>
      <w:r w:rsidR="00F249A1" w:rsidRPr="0001759A">
        <w:rPr>
          <w:rFonts w:ascii="Cambria" w:hAnsi="Cambria"/>
        </w:rPr>
        <w:fldChar w:fldCharType="separate"/>
      </w:r>
    </w:p>
    <w:p w:rsidR="0001759A" w:rsidRPr="0001759A" w:rsidRDefault="00A4638E" w:rsidP="004A0816">
      <w:pPr>
        <w:pStyle w:val="TOC2"/>
        <w:rPr>
          <w:rFonts w:eastAsiaTheme="minorEastAsia"/>
          <w:lang w:eastAsia="fr-FR"/>
        </w:rPr>
      </w:pPr>
      <w:hyperlink w:anchor="_Toc428910432" w:history="1">
        <w:r w:rsidR="0001759A" w:rsidRPr="0001759A">
          <w:rPr>
            <w:rStyle w:val="Hyperlink"/>
            <w:rFonts w:ascii="Cambria" w:hAnsi="Cambria"/>
          </w:rPr>
          <w:t>2.1</w:t>
        </w:r>
        <w:r w:rsidR="0001759A" w:rsidRPr="0001759A">
          <w:rPr>
            <w:rFonts w:eastAsiaTheme="minorEastAsia"/>
            <w:lang w:eastAsia="fr-FR"/>
          </w:rPr>
          <w:tab/>
        </w:r>
        <w:r w:rsidR="0001759A" w:rsidRPr="0001759A">
          <w:rPr>
            <w:rStyle w:val="Hyperlink"/>
            <w:rFonts w:ascii="Cambria" w:hAnsi="Cambria"/>
          </w:rPr>
          <w:t>Etude de mise en œuvre de l’approche Domain Driven design</w:t>
        </w:r>
        <w:r w:rsidR="0001759A" w:rsidRPr="0001759A">
          <w:rPr>
            <w:webHidden/>
          </w:rPr>
          <w:tab/>
        </w:r>
        <w:r w:rsidR="00F249A1" w:rsidRPr="0001759A">
          <w:rPr>
            <w:webHidden/>
          </w:rPr>
          <w:fldChar w:fldCharType="begin"/>
        </w:r>
        <w:r w:rsidR="0001759A" w:rsidRPr="0001759A">
          <w:rPr>
            <w:webHidden/>
          </w:rPr>
          <w:instrText xml:space="preserve"> PAGEREF _Toc428910432 \h </w:instrText>
        </w:r>
        <w:r w:rsidR="00F249A1" w:rsidRPr="0001759A">
          <w:rPr>
            <w:webHidden/>
          </w:rPr>
        </w:r>
        <w:r w:rsidR="00F249A1" w:rsidRPr="0001759A">
          <w:rPr>
            <w:webHidden/>
          </w:rPr>
          <w:fldChar w:fldCharType="separate"/>
        </w:r>
        <w:r w:rsidR="00CA58D1">
          <w:rPr>
            <w:webHidden/>
          </w:rPr>
          <w:t>17</w:t>
        </w:r>
        <w:r w:rsidR="00F249A1" w:rsidRPr="0001759A">
          <w:rPr>
            <w:webHidden/>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3" w:history="1">
        <w:r w:rsidR="0001759A" w:rsidRPr="0001759A">
          <w:rPr>
            <w:rStyle w:val="Hyperlink"/>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17</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4" w:history="1">
        <w:r w:rsidR="0001759A" w:rsidRPr="0001759A">
          <w:rPr>
            <w:rStyle w:val="Hyperlink"/>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et réalisation :</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18</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5" w:history="1">
        <w:r w:rsidR="0001759A" w:rsidRPr="0001759A">
          <w:rPr>
            <w:rStyle w:val="Hyperlink"/>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23</w:t>
        </w:r>
        <w:r w:rsidR="00F249A1" w:rsidRPr="0001759A">
          <w:rPr>
            <w:rFonts w:ascii="Cambria" w:hAnsi="Cambria"/>
            <w:i w:val="0"/>
            <w:noProof/>
            <w:webHidden/>
            <w:sz w:val="24"/>
          </w:rPr>
          <w:fldChar w:fldCharType="end"/>
        </w:r>
      </w:hyperlink>
    </w:p>
    <w:p w:rsidR="0001759A" w:rsidRPr="0001759A" w:rsidRDefault="00A4638E" w:rsidP="004A0816">
      <w:pPr>
        <w:pStyle w:val="TOC2"/>
        <w:rPr>
          <w:rFonts w:eastAsiaTheme="minorEastAsia"/>
          <w:lang w:eastAsia="fr-FR"/>
        </w:rPr>
      </w:pPr>
      <w:hyperlink w:anchor="_Toc428910436" w:history="1">
        <w:r w:rsidR="0001759A" w:rsidRPr="0001759A">
          <w:rPr>
            <w:rStyle w:val="Hyperlink"/>
            <w:rFonts w:ascii="Cambria" w:hAnsi="Cambria"/>
          </w:rPr>
          <w:t>2.2</w:t>
        </w:r>
        <w:r w:rsidR="0001759A" w:rsidRPr="0001759A">
          <w:rPr>
            <w:rFonts w:eastAsiaTheme="minorEastAsia"/>
            <w:lang w:eastAsia="fr-FR"/>
          </w:rPr>
          <w:tab/>
        </w:r>
        <w:r w:rsidR="0001759A" w:rsidRPr="0001759A">
          <w:rPr>
            <w:rStyle w:val="Hyperlink"/>
            <w:rFonts w:ascii="Cambria" w:hAnsi="Cambria"/>
          </w:rPr>
          <w:t>Module Scheduler</w:t>
        </w:r>
        <w:r w:rsidR="0001759A" w:rsidRPr="0001759A">
          <w:rPr>
            <w:webHidden/>
          </w:rPr>
          <w:tab/>
        </w:r>
        <w:r w:rsidR="00F249A1" w:rsidRPr="0001759A">
          <w:rPr>
            <w:webHidden/>
          </w:rPr>
          <w:fldChar w:fldCharType="begin"/>
        </w:r>
        <w:r w:rsidR="0001759A" w:rsidRPr="0001759A">
          <w:rPr>
            <w:webHidden/>
          </w:rPr>
          <w:instrText xml:space="preserve"> PAGEREF _Toc428910436 \h </w:instrText>
        </w:r>
        <w:r w:rsidR="00F249A1" w:rsidRPr="0001759A">
          <w:rPr>
            <w:webHidden/>
          </w:rPr>
        </w:r>
        <w:r w:rsidR="00F249A1" w:rsidRPr="0001759A">
          <w:rPr>
            <w:webHidden/>
          </w:rPr>
          <w:fldChar w:fldCharType="separate"/>
        </w:r>
        <w:r w:rsidR="00CA58D1">
          <w:rPr>
            <w:webHidden/>
          </w:rPr>
          <w:t>23</w:t>
        </w:r>
        <w:r w:rsidR="00F249A1" w:rsidRPr="0001759A">
          <w:rPr>
            <w:webHidden/>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7" w:history="1">
        <w:r w:rsidR="0001759A" w:rsidRPr="0001759A">
          <w:rPr>
            <w:rStyle w:val="Hyperlink"/>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23</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8" w:history="1">
        <w:r w:rsidR="0001759A" w:rsidRPr="0001759A">
          <w:rPr>
            <w:rStyle w:val="Hyperlink"/>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détaillée</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25</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39" w:history="1">
        <w:r w:rsidR="0001759A" w:rsidRPr="0001759A">
          <w:rPr>
            <w:rStyle w:val="Hyperlink"/>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27</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40" w:history="1">
        <w:r w:rsidR="0001759A" w:rsidRPr="0001759A">
          <w:rPr>
            <w:rStyle w:val="Hyperlink"/>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31</w:t>
        </w:r>
        <w:r w:rsidR="00F249A1" w:rsidRPr="0001759A">
          <w:rPr>
            <w:rFonts w:ascii="Cambria" w:hAnsi="Cambria"/>
            <w:i w:val="0"/>
            <w:noProof/>
            <w:webHidden/>
            <w:sz w:val="24"/>
          </w:rPr>
          <w:fldChar w:fldCharType="end"/>
        </w:r>
      </w:hyperlink>
    </w:p>
    <w:p w:rsidR="0001759A" w:rsidRPr="005116DD" w:rsidRDefault="00A4638E" w:rsidP="004A0816">
      <w:pPr>
        <w:pStyle w:val="TOC2"/>
        <w:rPr>
          <w:rStyle w:val="Hyperlink"/>
          <w:rFonts w:ascii="Cambria" w:hAnsi="Cambria"/>
        </w:rPr>
      </w:pPr>
      <w:hyperlink w:anchor="_Toc428910441" w:history="1">
        <w:r w:rsidR="0001759A" w:rsidRPr="0001759A">
          <w:rPr>
            <w:rStyle w:val="Hyperlink"/>
            <w:rFonts w:ascii="Cambria" w:hAnsi="Cambria"/>
          </w:rPr>
          <w:t>2.3</w:t>
        </w:r>
        <w:r w:rsidR="0001759A" w:rsidRPr="005116DD">
          <w:rPr>
            <w:rStyle w:val="Hyperlink"/>
            <w:rFonts w:ascii="Cambria" w:hAnsi="Cambria"/>
          </w:rPr>
          <w:tab/>
          <w:t>Module Social et l’Intégration SPAD RealTime</w:t>
        </w:r>
        <w:r w:rsidR="0001759A" w:rsidRPr="005116DD">
          <w:rPr>
            <w:rStyle w:val="Hyperlink"/>
            <w:rFonts w:ascii="Cambria" w:hAnsi="Cambria"/>
            <w:webHidden/>
          </w:rPr>
          <w:tab/>
        </w:r>
        <w:r w:rsidR="00F249A1" w:rsidRPr="005116DD">
          <w:rPr>
            <w:rStyle w:val="Hyperlink"/>
            <w:rFonts w:ascii="Cambria" w:hAnsi="Cambria"/>
            <w:webHidden/>
          </w:rPr>
          <w:fldChar w:fldCharType="begin"/>
        </w:r>
        <w:r w:rsidR="0001759A" w:rsidRPr="005116DD">
          <w:rPr>
            <w:rStyle w:val="Hyperlink"/>
            <w:rFonts w:ascii="Cambria" w:hAnsi="Cambria"/>
            <w:webHidden/>
          </w:rPr>
          <w:instrText xml:space="preserve"> PAGEREF _Toc428910441 \h </w:instrText>
        </w:r>
        <w:r w:rsidR="00F249A1" w:rsidRPr="005116DD">
          <w:rPr>
            <w:rStyle w:val="Hyperlink"/>
            <w:rFonts w:ascii="Cambria" w:hAnsi="Cambria"/>
            <w:webHidden/>
          </w:rPr>
        </w:r>
        <w:r w:rsidR="00F249A1" w:rsidRPr="005116DD">
          <w:rPr>
            <w:rStyle w:val="Hyperlink"/>
            <w:rFonts w:ascii="Cambria" w:hAnsi="Cambria"/>
            <w:webHidden/>
          </w:rPr>
          <w:fldChar w:fldCharType="separate"/>
        </w:r>
        <w:r w:rsidR="00CA58D1" w:rsidRPr="005116DD">
          <w:rPr>
            <w:rStyle w:val="Hyperlink"/>
            <w:rFonts w:ascii="Cambria" w:hAnsi="Cambria"/>
            <w:webHidden/>
          </w:rPr>
          <w:t>31</w:t>
        </w:r>
        <w:r w:rsidR="00F249A1" w:rsidRPr="005116DD">
          <w:rPr>
            <w:rStyle w:val="Hyperlink"/>
            <w:rFonts w:ascii="Cambria" w:hAnsi="Cambria"/>
            <w:webHidden/>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42" w:history="1">
        <w:r w:rsidR="0001759A" w:rsidRPr="0001759A">
          <w:rPr>
            <w:rStyle w:val="Hyperlink"/>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Objectifs</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31</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43" w:history="1">
        <w:r w:rsidR="0001759A" w:rsidRPr="0001759A">
          <w:rPr>
            <w:rStyle w:val="Hyperlink"/>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Etude de l’existant</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32</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44" w:history="1">
        <w:r w:rsidR="0001759A" w:rsidRPr="0001759A">
          <w:rPr>
            <w:rStyle w:val="Hyperlink"/>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Réalisation</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36</w:t>
        </w:r>
        <w:r w:rsidR="00F249A1" w:rsidRPr="0001759A">
          <w:rPr>
            <w:rFonts w:ascii="Cambria" w:hAnsi="Cambria"/>
            <w:i w:val="0"/>
            <w:noProof/>
            <w:webHidden/>
            <w:sz w:val="24"/>
          </w:rPr>
          <w:fldChar w:fldCharType="end"/>
        </w:r>
      </w:hyperlink>
    </w:p>
    <w:p w:rsidR="0001759A" w:rsidRPr="0001759A" w:rsidRDefault="00A4638E">
      <w:pPr>
        <w:pStyle w:val="TOC3"/>
        <w:rPr>
          <w:rFonts w:ascii="Cambria" w:eastAsiaTheme="minorEastAsia" w:hAnsi="Cambria"/>
          <w:i w:val="0"/>
          <w:iCs w:val="0"/>
          <w:noProof/>
          <w:sz w:val="24"/>
          <w:szCs w:val="22"/>
          <w:lang w:eastAsia="fr-FR"/>
        </w:rPr>
      </w:pPr>
      <w:hyperlink w:anchor="_Toc428910445" w:history="1">
        <w:r w:rsidR="0001759A" w:rsidRPr="0001759A">
          <w:rPr>
            <w:rStyle w:val="Hyperlink"/>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Hyperlink"/>
            <w:rFonts w:ascii="Cambria" w:hAnsi="Cambria"/>
            <w:i w:val="0"/>
            <w:noProof/>
            <w:sz w:val="24"/>
          </w:rPr>
          <w:t>Bilan</w:t>
        </w:r>
        <w:r w:rsidR="0001759A" w:rsidRPr="0001759A">
          <w:rPr>
            <w:rFonts w:ascii="Cambria" w:hAnsi="Cambria"/>
            <w:i w:val="0"/>
            <w:noProof/>
            <w:webHidden/>
            <w:sz w:val="24"/>
          </w:rPr>
          <w:tab/>
        </w:r>
        <w:r w:rsidR="00F249A1"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F249A1" w:rsidRPr="0001759A">
          <w:rPr>
            <w:rFonts w:ascii="Cambria" w:hAnsi="Cambria"/>
            <w:i w:val="0"/>
            <w:noProof/>
            <w:webHidden/>
            <w:sz w:val="24"/>
          </w:rPr>
        </w:r>
        <w:r w:rsidR="00F249A1" w:rsidRPr="0001759A">
          <w:rPr>
            <w:rFonts w:ascii="Cambria" w:hAnsi="Cambria"/>
            <w:i w:val="0"/>
            <w:noProof/>
            <w:webHidden/>
            <w:sz w:val="24"/>
          </w:rPr>
          <w:fldChar w:fldCharType="separate"/>
        </w:r>
        <w:r w:rsidR="00CA58D1">
          <w:rPr>
            <w:rFonts w:ascii="Cambria" w:hAnsi="Cambria"/>
            <w:i w:val="0"/>
            <w:noProof/>
            <w:webHidden/>
            <w:sz w:val="24"/>
          </w:rPr>
          <w:t>39</w:t>
        </w:r>
        <w:r w:rsidR="00F249A1" w:rsidRPr="0001759A">
          <w:rPr>
            <w:rFonts w:ascii="Cambria" w:hAnsi="Cambria"/>
            <w:i w:val="0"/>
            <w:noProof/>
            <w:webHidden/>
            <w:sz w:val="24"/>
          </w:rPr>
          <w:fldChar w:fldCharType="end"/>
        </w:r>
      </w:hyperlink>
    </w:p>
    <w:p w:rsidR="008B0B72" w:rsidRDefault="00F249A1" w:rsidP="0001759A">
      <w:pPr>
        <w:tabs>
          <w:tab w:val="left" w:pos="1575"/>
        </w:tabs>
        <w:spacing w:after="0" w:line="240" w:lineRule="auto"/>
      </w:pPr>
      <w:r w:rsidRPr="0001759A">
        <w:rPr>
          <w:rFonts w:ascii="Cambria" w:hAnsi="Cambria"/>
        </w:rPr>
        <w:fldChar w:fldCharType="end"/>
      </w:r>
      <w:r w:rsidR="00A4638E">
        <w:pict>
          <v:rect id="_x0000_i1029"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0"/>
          <w:pgSz w:w="11906" w:h="16838"/>
          <w:pgMar w:top="1440" w:right="1983" w:bottom="1276" w:left="1985" w:header="708" w:footer="708" w:gutter="0"/>
          <w:cols w:space="708"/>
          <w:docGrid w:linePitch="360"/>
        </w:sectPr>
      </w:pPr>
    </w:p>
    <w:p w:rsidR="004D38D0" w:rsidRDefault="004D38D0" w:rsidP="00603BFB">
      <w:pPr>
        <w:pStyle w:val="Heading2"/>
      </w:pPr>
      <w:bookmarkStart w:id="464" w:name="_Toc428305889"/>
      <w:bookmarkStart w:id="465" w:name="_Toc428306427"/>
      <w:bookmarkStart w:id="466" w:name="_Toc428908805"/>
      <w:bookmarkStart w:id="467" w:name="_Toc428910432"/>
      <w:bookmarkStart w:id="468" w:name="_Toc428916986"/>
      <w:bookmarkStart w:id="469" w:name="_Toc428984319"/>
      <w:bookmarkStart w:id="470" w:name="_Toc429002630"/>
      <w:bookmarkStart w:id="471" w:name="_Toc429003365"/>
      <w:bookmarkStart w:id="472" w:name="_Toc429003555"/>
      <w:r w:rsidRPr="004D38D0">
        <w:lastRenderedPageBreak/>
        <w:t xml:space="preserve">Etude de </w:t>
      </w:r>
      <w:r w:rsidR="0001759A">
        <w:t xml:space="preserve">la </w:t>
      </w:r>
      <w:r w:rsidRPr="004D38D0">
        <w:t xml:space="preserve">mise en œuvre de l’approche Domain </w:t>
      </w:r>
      <w:proofErr w:type="spellStart"/>
      <w:r w:rsidRPr="004D38D0">
        <w:t>Driven</w:t>
      </w:r>
      <w:proofErr w:type="spellEnd"/>
      <w:r w:rsidRPr="004D38D0">
        <w:t xml:space="preserve"> </w:t>
      </w:r>
      <w:bookmarkEnd w:id="464"/>
      <w:bookmarkEnd w:id="465"/>
      <w:r w:rsidR="00F45E70" w:rsidRPr="004D38D0">
        <w:t>design</w:t>
      </w:r>
      <w:bookmarkEnd w:id="466"/>
      <w:bookmarkEnd w:id="467"/>
      <w:bookmarkEnd w:id="468"/>
      <w:bookmarkEnd w:id="469"/>
      <w:bookmarkEnd w:id="470"/>
      <w:bookmarkEnd w:id="471"/>
      <w:bookmarkEnd w:id="472"/>
    </w:p>
    <w:p w:rsidR="009254C8" w:rsidRDefault="00280C0A" w:rsidP="007B1A32">
      <w:r>
        <w:t xml:space="preserve">      </w:t>
      </w:r>
      <w:r w:rsidR="009254C8">
        <w:t xml:space="preserve">Les travaux réalisés dans cette partie sont les plus intéressants par rapport aux autres tâches qui m’ont été confié pendant le stage. En effet, les conceptions réalisées à la fin de cette partie vont être </w:t>
      </w:r>
      <w:del w:id="473" w:author="lchabot" w:date="2015-09-03T16:36:00Z">
        <w:r w:rsidR="009254C8" w:rsidDel="00251986">
          <w:delText>appliqué</w:delText>
        </w:r>
        <w:r w:rsidR="0001759A" w:rsidDel="00251986">
          <w:delText>e</w:delText>
        </w:r>
        <w:r w:rsidR="009254C8" w:rsidDel="00251986">
          <w:delText xml:space="preserve"> </w:delText>
        </w:r>
      </w:del>
      <w:ins w:id="474" w:author="lchabot" w:date="2015-09-03T16:36:00Z">
        <w:r w:rsidR="00251986">
          <w:t xml:space="preserve">mis en œuvre </w:t>
        </w:r>
      </w:ins>
      <w:r w:rsidR="009254C8">
        <w:t>sur les différents modules développés par la suite.</w:t>
      </w:r>
    </w:p>
    <w:p w:rsidR="007B1A32" w:rsidRDefault="007B1A32" w:rsidP="007B1A32">
      <w:pPr>
        <w:pStyle w:val="Heading3"/>
      </w:pPr>
      <w:bookmarkStart w:id="475" w:name="_Toc428908806"/>
      <w:bookmarkStart w:id="476" w:name="_Toc428910433"/>
      <w:bookmarkStart w:id="477" w:name="_Toc428916987"/>
      <w:bookmarkStart w:id="478" w:name="_Toc428984320"/>
      <w:bookmarkStart w:id="479" w:name="_Toc429002631"/>
      <w:bookmarkStart w:id="480" w:name="_Toc429003366"/>
      <w:bookmarkStart w:id="481" w:name="_Toc429003556"/>
      <w:r>
        <w:t>Objectifs</w:t>
      </w:r>
      <w:bookmarkEnd w:id="475"/>
      <w:bookmarkEnd w:id="476"/>
      <w:bookmarkEnd w:id="477"/>
      <w:bookmarkEnd w:id="478"/>
      <w:bookmarkEnd w:id="479"/>
      <w:bookmarkEnd w:id="480"/>
      <w:bookmarkEnd w:id="481"/>
    </w:p>
    <w:p w:rsidR="000048C8" w:rsidRDefault="00280C0A" w:rsidP="00280C0A">
      <w:r>
        <w:t xml:space="preserve">      </w:t>
      </w:r>
      <w:r w:rsidR="007B1A32" w:rsidRPr="0001759A">
        <w:t>Afin d’avoir une démarche unifiée de construction des modules et</w:t>
      </w:r>
      <w:r w:rsidR="0001759A">
        <w:t xml:space="preserve"> </w:t>
      </w:r>
      <w:ins w:id="482" w:author="lchabot" w:date="2015-09-03T16:39:00Z">
        <w:r w:rsidR="00251986">
          <w:t xml:space="preserve">afin </w:t>
        </w:r>
      </w:ins>
      <w:r w:rsidR="0001759A">
        <w:t>d</w:t>
      </w:r>
      <w:ins w:id="483" w:author="lchabot" w:date="2015-09-03T16:43:00Z">
        <w:r w:rsidR="00525786">
          <w:t xml:space="preserve">’en </w:t>
        </w:r>
      </w:ins>
      <w:del w:id="484" w:author="lchabot" w:date="2015-09-03T16:43:00Z">
        <w:r w:rsidR="0001759A" w:rsidDel="00525786">
          <w:delText>e</w:delText>
        </w:r>
        <w:r w:rsidR="007B1A32" w:rsidRPr="0001759A" w:rsidDel="00525786">
          <w:delText xml:space="preserve"> </w:delText>
        </w:r>
      </w:del>
      <w:ins w:id="485" w:author="lchabot" w:date="2015-09-03T16:39:00Z">
        <w:r w:rsidR="00251986">
          <w:t xml:space="preserve">assurer </w:t>
        </w:r>
      </w:ins>
      <w:ins w:id="486" w:author="lchabot" w:date="2015-09-03T16:43:00Z">
        <w:r w:rsidR="00525786">
          <w:t>(ou améliorer) leur</w:t>
        </w:r>
      </w:ins>
      <w:ins w:id="487" w:author="lchabot" w:date="2015-09-03T16:39:00Z">
        <w:r w:rsidR="00251986">
          <w:t xml:space="preserve"> pérennité</w:t>
        </w:r>
      </w:ins>
      <w:ins w:id="488" w:author="lchabot" w:date="2015-09-03T16:43:00Z">
        <w:r w:rsidR="00525786">
          <w:t xml:space="preserve">s </w:t>
        </w:r>
      </w:ins>
      <w:del w:id="489" w:author="lchabot" w:date="2015-09-03T16:39:00Z">
        <w:r w:rsidR="007B1A32" w:rsidRPr="0001759A" w:rsidDel="00251986">
          <w:delText>prendre en compte la complexité croissante dans la future</w:delText>
        </w:r>
      </w:del>
      <w:del w:id="490" w:author="lchabot" w:date="2015-09-03T16:43:00Z">
        <w:r w:rsidR="007B1A32" w:rsidRPr="0001759A" w:rsidDel="00525786">
          <w:delText>,</w:delText>
        </w:r>
      </w:del>
      <w:r w:rsidR="007B1A32" w:rsidRPr="0001759A">
        <w:t xml:space="preserve"> </w:t>
      </w:r>
      <w:ins w:id="491" w:author="lchabot" w:date="2015-09-03T16:43:00Z">
        <w:r w:rsidR="00525786">
          <w:t xml:space="preserve">les développeurs </w:t>
        </w:r>
      </w:ins>
      <w:del w:id="492" w:author="lchabot" w:date="2015-09-03T16:44:00Z">
        <w:r w:rsidR="007B1A32" w:rsidRPr="0001759A" w:rsidDel="00525786">
          <w:delText>il faudra</w:delText>
        </w:r>
      </w:del>
      <w:proofErr w:type="spellStart"/>
      <w:ins w:id="493" w:author="lchabot" w:date="2015-09-03T16:44:00Z">
        <w:r w:rsidR="00525786">
          <w:t>Coheris</w:t>
        </w:r>
        <w:proofErr w:type="spellEnd"/>
        <w:r w:rsidR="00525786">
          <w:t xml:space="preserve"> se doivent</w:t>
        </w:r>
      </w:ins>
      <w:r w:rsidR="007B1A32" w:rsidRPr="0001759A">
        <w:t xml:space="preserve"> </w:t>
      </w:r>
      <w:ins w:id="494" w:author="lchabot" w:date="2015-09-03T16:44:00Z">
        <w:r w:rsidR="00525786">
          <w:t>d’</w:t>
        </w:r>
      </w:ins>
      <w:r w:rsidR="007B1A32" w:rsidRPr="0001759A">
        <w:t xml:space="preserve">adopter une approche de conception de logiciel plus agile, </w:t>
      </w:r>
      <w:ins w:id="495" w:author="lchabot" w:date="2015-09-03T16:45:00Z">
        <w:r w:rsidR="00525786">
          <w:t xml:space="preserve">plus </w:t>
        </w:r>
      </w:ins>
      <w:r w:rsidR="007B1A32" w:rsidRPr="0001759A">
        <w:t xml:space="preserve">modulaire et </w:t>
      </w:r>
      <w:ins w:id="496" w:author="lchabot" w:date="2015-09-03T16:45:00Z">
        <w:r w:rsidR="00525786">
          <w:t>plus maintenables et évolutifs</w:t>
        </w:r>
      </w:ins>
      <w:del w:id="497" w:author="lchabot" w:date="2015-09-03T16:45:00Z">
        <w:r w:rsidR="007B1A32" w:rsidRPr="0001759A" w:rsidDel="00525786">
          <w:delText>simple à évoluer</w:delText>
        </w:r>
      </w:del>
      <w:r w:rsidR="007B1A32" w:rsidRPr="0001759A">
        <w:t xml:space="preserve">. L’équipe R&amp;D </w:t>
      </w:r>
      <w:r w:rsidR="000048C8" w:rsidRPr="0001759A">
        <w:t>CRM</w:t>
      </w:r>
      <w:r w:rsidR="0001759A">
        <w:t>,</w:t>
      </w:r>
      <w:r w:rsidR="000048C8" w:rsidRPr="0001759A">
        <w:t xml:space="preserve"> </w:t>
      </w:r>
      <w:del w:id="498" w:author="lchabot" w:date="2015-09-03T16:37:00Z">
        <w:r w:rsidR="000048C8" w:rsidRPr="0001759A" w:rsidDel="00251986">
          <w:delText xml:space="preserve">ont mis d’accord </w:delText>
        </w:r>
      </w:del>
      <w:ins w:id="499" w:author="lchabot" w:date="2015-09-03T16:38:00Z">
        <w:r w:rsidR="00251986">
          <w:t xml:space="preserve"> a </w:t>
        </w:r>
      </w:ins>
      <w:ins w:id="500" w:author="lchabot" w:date="2015-09-03T16:45:00Z">
        <w:r w:rsidR="00525786">
          <w:t xml:space="preserve">ainsi </w:t>
        </w:r>
      </w:ins>
      <w:ins w:id="501" w:author="lchabot" w:date="2015-09-03T16:38:00Z">
        <w:r w:rsidR="00251986">
          <w:t xml:space="preserve">fait le choix </w:t>
        </w:r>
      </w:ins>
      <w:r w:rsidR="000048C8" w:rsidRPr="0001759A">
        <w:t xml:space="preserve">d’adopter </w:t>
      </w:r>
      <w:r w:rsidR="007B1A32" w:rsidRPr="0001759A">
        <w:t xml:space="preserve">l’approche </w:t>
      </w:r>
      <w:r w:rsidR="000048C8" w:rsidRPr="0001759A">
        <w:t>« </w:t>
      </w:r>
      <w:r w:rsidR="007B1A32" w:rsidRPr="0001759A">
        <w:t xml:space="preserve">Domain </w:t>
      </w:r>
      <w:proofErr w:type="spellStart"/>
      <w:r w:rsidR="007B1A32" w:rsidRPr="0001759A">
        <w:t>Driven</w:t>
      </w:r>
      <w:proofErr w:type="spellEnd"/>
      <w:r w:rsidR="007B1A32" w:rsidRPr="0001759A">
        <w:t xml:space="preserve"> </w:t>
      </w:r>
      <w:del w:id="502" w:author="lchabot" w:date="2015-09-03T16:38:00Z">
        <w:r w:rsidR="007B1A32" w:rsidRPr="0001759A" w:rsidDel="00251986">
          <w:delText>Disign</w:delText>
        </w:r>
        <w:r w:rsidR="000048C8" w:rsidRPr="0001759A" w:rsidDel="00251986">
          <w:delText> </w:delText>
        </w:r>
      </w:del>
      <w:ins w:id="503" w:author="lchabot" w:date="2015-09-03T16:38:00Z">
        <w:r w:rsidR="00251986" w:rsidRPr="0001759A">
          <w:t>D</w:t>
        </w:r>
        <w:r w:rsidR="00251986">
          <w:t>e</w:t>
        </w:r>
        <w:r w:rsidR="00251986" w:rsidRPr="0001759A">
          <w:t>sign </w:t>
        </w:r>
      </w:ins>
      <w:r w:rsidR="000048C8" w:rsidRPr="0001759A">
        <w:t>»</w:t>
      </w:r>
      <w:r w:rsidR="007B1A32" w:rsidRPr="0001759A">
        <w:t xml:space="preserve"> </w:t>
      </w:r>
      <w:del w:id="504" w:author="lchabot" w:date="2015-09-03T16:38:00Z">
        <w:r w:rsidR="007B1A32" w:rsidRPr="0001759A" w:rsidDel="00251986">
          <w:delText xml:space="preserve">à </w:delText>
        </w:r>
      </w:del>
      <w:ins w:id="505" w:author="lchabot" w:date="2015-09-03T16:38:00Z">
        <w:r w:rsidR="00251986">
          <w:t>au</w:t>
        </w:r>
        <w:r w:rsidR="00251986" w:rsidRPr="0001759A">
          <w:t xml:space="preserve"> </w:t>
        </w:r>
      </w:ins>
      <w:r w:rsidR="007B1A32" w:rsidRPr="0001759A">
        <w:t xml:space="preserve">travers </w:t>
      </w:r>
      <w:del w:id="506" w:author="lchabot" w:date="2015-09-03T16:38:00Z">
        <w:r w:rsidR="007B1A32" w:rsidRPr="0001759A" w:rsidDel="00251986">
          <w:delText xml:space="preserve">le </w:delText>
        </w:r>
      </w:del>
      <w:ins w:id="507" w:author="lchabot" w:date="2015-09-03T16:38:00Z">
        <w:r w:rsidR="00251986">
          <w:t>du</w:t>
        </w:r>
        <w:r w:rsidR="00251986" w:rsidRPr="0001759A">
          <w:t xml:space="preserve"> </w:t>
        </w:r>
      </w:ins>
      <w:r w:rsidR="007B1A32" w:rsidRPr="0001759A">
        <w:t>design pa</w:t>
      </w:r>
      <w:r w:rsidR="0001759A">
        <w:t xml:space="preserve">ttern « CQRS‐Event </w:t>
      </w:r>
      <w:proofErr w:type="spellStart"/>
      <w:r w:rsidR="0001759A">
        <w:t>Sourcing</w:t>
      </w:r>
      <w:proofErr w:type="spellEnd"/>
      <w:r w:rsidR="0001759A">
        <w:t xml:space="preserve">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 xml:space="preserve">artir d’un module </w:t>
      </w:r>
      <w:ins w:id="508" w:author="lchabot" w:date="2015-09-03T16:41:00Z">
        <w:r w:rsidR="00251986">
          <w:t>servant d’</w:t>
        </w:r>
      </w:ins>
      <w:r w:rsidR="0001759A">
        <w:t>exempl</w:t>
      </w:r>
      <w:del w:id="509" w:author="lchabot" w:date="2015-09-03T16:41:00Z">
        <w:r w:rsidR="0001759A" w:rsidDel="00251986">
          <w:delText>air</w:delText>
        </w:r>
      </w:del>
      <w:r w:rsidR="0001759A">
        <w:t>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 xml:space="preserve">Afin de viser le plus grand nombre de client du marché, et en se basent sur les expériences de la direction client de </w:t>
      </w:r>
      <w:proofErr w:type="spellStart"/>
      <w:r w:rsidR="007B1A32">
        <w:t>Coheris</w:t>
      </w:r>
      <w:proofErr w:type="spellEnd"/>
      <w:r w:rsidR="007B1A32">
        <w:t>, les modules de la nouvelle offre doi</w:t>
      </w:r>
      <w:r w:rsidR="0001759A">
        <w:t>v</w:t>
      </w:r>
      <w:r w:rsidR="007B1A32">
        <w:t>ent être plus flexible en terme de déploiement et de mise en œuv</w:t>
      </w:r>
      <w:r w:rsidR="0001759A">
        <w:t xml:space="preserve">re. </w:t>
      </w:r>
      <w:del w:id="510" w:author="lchabot" w:date="2015-09-03T16:46:00Z">
        <w:r w:rsidR="0001759A" w:rsidDel="00525786">
          <w:delText>En effet</w:delText>
        </w:r>
      </w:del>
      <w:del w:id="511" w:author="lchabot" w:date="2015-09-03T16:47:00Z">
        <w:r w:rsidR="0001759A" w:rsidDel="00525786">
          <w:delText>, l</w:delText>
        </w:r>
      </w:del>
      <w:ins w:id="512" w:author="lchabot" w:date="2015-09-03T16:47:00Z">
        <w:r w:rsidR="00525786">
          <w:t>L</w:t>
        </w:r>
      </w:ins>
      <w:r w:rsidR="0001759A">
        <w:t xml:space="preserve">es modes </w:t>
      </w:r>
      <w:ins w:id="513" w:author="lchabot" w:date="2015-09-03T16:47:00Z">
        <w:r w:rsidR="00525786">
          <w:t xml:space="preserve">de déploiement </w:t>
        </w:r>
      </w:ins>
      <w:del w:id="514" w:author="lchabot" w:date="2015-09-03T16:47:00Z">
        <w:r w:rsidR="0001759A" w:rsidDel="00525786">
          <w:delText xml:space="preserve"> </w:delText>
        </w:r>
      </w:del>
      <w:r w:rsidR="0001759A">
        <w:t>adoptés pour la</w:t>
      </w:r>
      <w:r w:rsidR="007B1A32">
        <w:t xml:space="preserve"> mise en œuvre d</w:t>
      </w:r>
      <w:ins w:id="515" w:author="lchabot" w:date="2015-09-03T16:47:00Z">
        <w:r w:rsidR="00525786">
          <w:t>’</w:t>
        </w:r>
      </w:ins>
      <w:r w:rsidR="007B1A32">
        <w:t>u</w:t>
      </w:r>
      <w:ins w:id="516" w:author="lchabot" w:date="2015-09-03T16:47:00Z">
        <w:r w:rsidR="00525786">
          <w:t>n</w:t>
        </w:r>
      </w:ins>
      <w:r w:rsidR="007B1A32">
        <w:t xml:space="preserve"> module </w:t>
      </w:r>
      <w:ins w:id="517" w:author="lchabot" w:date="2015-09-03T16:47:00Z">
        <w:r w:rsidR="00525786">
          <w:t xml:space="preserve">sont </w:t>
        </w:r>
      </w:ins>
      <w:del w:id="518" w:author="lchabot" w:date="2015-09-03T16:47:00Z">
        <w:r w:rsidR="007B1A32" w:rsidDel="00525786">
          <w:delText xml:space="preserve">étaient </w:delText>
        </w:r>
      </w:del>
      <w:r w:rsidR="007B1A32">
        <w:t>:</w:t>
      </w:r>
    </w:p>
    <w:p w:rsidR="007B1A32" w:rsidRDefault="007B1A32" w:rsidP="00C10EE6">
      <w:pPr>
        <w:pStyle w:val="ListParagraph"/>
        <w:numPr>
          <w:ilvl w:val="0"/>
          <w:numId w:val="5"/>
        </w:numPr>
      </w:pPr>
      <w:r>
        <w:t xml:space="preserve">Mode 1 : le </w:t>
      </w:r>
      <w:proofErr w:type="spellStart"/>
      <w:r>
        <w:t>Frontend</w:t>
      </w:r>
      <w:proofErr w:type="spellEnd"/>
      <w:r>
        <w:t xml:space="preserve"> et le </w:t>
      </w:r>
      <w:proofErr w:type="spellStart"/>
      <w:r>
        <w:t>Backend</w:t>
      </w:r>
      <w:proofErr w:type="spellEnd"/>
      <w:r>
        <w:t xml:space="preserve"> dans le même serveur</w:t>
      </w:r>
    </w:p>
    <w:p w:rsidR="007B1A32" w:rsidRDefault="007B1A32" w:rsidP="00C10EE6">
      <w:pPr>
        <w:pStyle w:val="ListParagraph"/>
        <w:numPr>
          <w:ilvl w:val="0"/>
          <w:numId w:val="5"/>
        </w:numPr>
      </w:pPr>
      <w:r>
        <w:t xml:space="preserve">Mode 2 : le </w:t>
      </w:r>
      <w:proofErr w:type="spellStart"/>
      <w:r>
        <w:t>Frontend</w:t>
      </w:r>
      <w:proofErr w:type="spellEnd"/>
      <w:r>
        <w:t xml:space="preserve"> et le </w:t>
      </w:r>
      <w:proofErr w:type="spellStart"/>
      <w:r>
        <w:t>Backend</w:t>
      </w:r>
      <w:proofErr w:type="spellEnd"/>
      <w:r>
        <w:t xml:space="preserve"> sur </w:t>
      </w:r>
      <w:r w:rsidR="0001759A">
        <w:t xml:space="preserve">les </w:t>
      </w:r>
      <w:r>
        <w:t>deux différents serveurs</w:t>
      </w:r>
    </w:p>
    <w:p w:rsidR="007B1A32" w:rsidRDefault="0001759A" w:rsidP="00C10EE6">
      <w:pPr>
        <w:pStyle w:val="ListParagraph"/>
        <w:numPr>
          <w:ilvl w:val="0"/>
          <w:numId w:val="5"/>
        </w:numPr>
      </w:pPr>
      <w:r>
        <w:t xml:space="preserve">Mode 3 : </w:t>
      </w:r>
      <w:proofErr w:type="spellStart"/>
      <w:r>
        <w:t>Backend</w:t>
      </w:r>
      <w:proofErr w:type="spellEnd"/>
      <w:r>
        <w:t xml:space="preserve"> </w:t>
      </w:r>
      <w:r w:rsidR="007B1A32">
        <w:t>en mode API REST.</w:t>
      </w:r>
    </w:p>
    <w:p w:rsidR="00525786" w:rsidRDefault="00525786" w:rsidP="00280C0A">
      <w:pPr>
        <w:rPr>
          <w:ins w:id="519" w:author="lchabot" w:date="2015-09-03T16:48:00Z"/>
        </w:rPr>
      </w:pPr>
      <w:ins w:id="520" w:author="lchabot" w:date="2015-09-03T16:48:00Z">
        <w:r>
          <w:t>Le choix du mode de déploiement d’u</w:t>
        </w:r>
      </w:ins>
      <w:ins w:id="521" w:author="lchabot" w:date="2015-09-03T16:49:00Z">
        <w:r>
          <w:t xml:space="preserve">n module </w:t>
        </w:r>
      </w:ins>
      <w:ins w:id="522" w:author="lchabot" w:date="2015-09-03T16:48:00Z">
        <w:r>
          <w:t>dépendra du fonctionnel</w:t>
        </w:r>
      </w:ins>
      <w:ins w:id="523" w:author="lchabot" w:date="2015-09-03T16:49:00Z">
        <w:r>
          <w:t xml:space="preserve"> du module lui-même</w:t>
        </w:r>
      </w:ins>
      <w:ins w:id="524" w:author="lchabot" w:date="2015-09-03T16:50:00Z">
        <w:r>
          <w:t xml:space="preserve">. </w:t>
        </w:r>
      </w:ins>
      <w:ins w:id="525" w:author="lchabot" w:date="2015-09-03T16:49:00Z">
        <w:r>
          <w:t xml:space="preserve">Par exemple suivant </w:t>
        </w:r>
      </w:ins>
      <w:ins w:id="526" w:author="lchabot" w:date="2015-09-03T16:50:00Z">
        <w:r>
          <w:t>la nécessité</w:t>
        </w:r>
      </w:ins>
      <w:ins w:id="527" w:author="lchabot" w:date="2015-09-03T16:51:00Z">
        <w:r w:rsidRPr="00525786">
          <w:t xml:space="preserve"> ou non</w:t>
        </w:r>
      </w:ins>
      <w:ins w:id="528" w:author="lchabot" w:date="2015-09-03T16:50:00Z">
        <w:r>
          <w:t xml:space="preserve"> (en </w:t>
        </w:r>
        <w:proofErr w:type="gramStart"/>
        <w:r>
          <w:t>terme</w:t>
        </w:r>
        <w:proofErr w:type="gramEnd"/>
        <w:r>
          <w:t xml:space="preserve"> de sécurité </w:t>
        </w:r>
      </w:ins>
      <w:ins w:id="529" w:author="lchabot" w:date="2015-09-03T16:51:00Z">
        <w:r>
          <w:t>notamment</w:t>
        </w:r>
      </w:ins>
      <w:ins w:id="530" w:author="lchabot" w:date="2015-09-03T16:50:00Z">
        <w:r>
          <w:t xml:space="preserve">) d’avoir un front-end en DMZ et un </w:t>
        </w:r>
        <w:proofErr w:type="spellStart"/>
        <w:r>
          <w:t>backend</w:t>
        </w:r>
      </w:ins>
      <w:proofErr w:type="spellEnd"/>
      <w:ins w:id="531" w:author="lchabot" w:date="2015-09-03T16:51:00Z">
        <w:r>
          <w:t xml:space="preserve"> sur un serveur protégé</w:t>
        </w:r>
      </w:ins>
      <w:ins w:id="532" w:author="lchabot" w:date="2015-09-03T16:49:00Z">
        <w:r>
          <w:t xml:space="preserve">) </w:t>
        </w:r>
      </w:ins>
      <w:del w:id="533" w:author="lchabot" w:date="2015-09-03T16:49:00Z">
        <w:r w:rsidR="00280C0A" w:rsidDel="00525786">
          <w:delText xml:space="preserve">      </w:delText>
        </w:r>
      </w:del>
    </w:p>
    <w:p w:rsidR="007B1A32" w:rsidRDefault="007B1A32" w:rsidP="00280C0A">
      <w:r w:rsidRPr="0001759A">
        <w:lastRenderedPageBreak/>
        <w:t>Il f</w:t>
      </w:r>
      <w:r w:rsidR="0001759A">
        <w:t xml:space="preserve">audra aussi prendre en compte, </w:t>
      </w:r>
      <w:r w:rsidRPr="0001759A">
        <w:t>d’une par</w:t>
      </w:r>
      <w:r w:rsidR="000048C8" w:rsidRPr="0001759A">
        <w:t>t,</w:t>
      </w:r>
      <w:r w:rsidRPr="0001759A">
        <w:t xml:space="preserve"> la solution</w:t>
      </w:r>
      <w:r w:rsidR="000048C8" w:rsidRPr="0001759A">
        <w:t xml:space="preserve"> qui</w:t>
      </w:r>
      <w:r w:rsidRPr="0001759A">
        <w:t xml:space="preserve"> peut être soit en mode </w:t>
      </w:r>
      <w:r w:rsidR="0001759A">
        <w:t>SAAS,</w:t>
      </w:r>
      <w:r w:rsidR="0038004D" w:rsidRPr="0001759A">
        <w:t xml:space="preserve"> soit en mode ON-PREMISE</w:t>
      </w:r>
      <w:r w:rsidRPr="0001759A">
        <w:t>, et d’autre part la mise en cluster du module</w:t>
      </w:r>
      <w:r>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t xml:space="preserve">L’objectif de cette première </w:t>
      </w:r>
      <w:r w:rsidR="007B1A32">
        <w:t xml:space="preserve">étape est multiple : </w:t>
      </w:r>
    </w:p>
    <w:p w:rsidR="004119C2" w:rsidRDefault="004119C2" w:rsidP="004119C2">
      <w:pPr>
        <w:pStyle w:val="ListParagraph"/>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ListParagraph"/>
        <w:numPr>
          <w:ilvl w:val="0"/>
          <w:numId w:val="25"/>
        </w:numPr>
      </w:pPr>
      <w:r>
        <w:t>La compréhension de</w:t>
      </w:r>
      <w:r w:rsidR="007B1A32">
        <w:t xml:space="preserve"> l’approche Design </w:t>
      </w:r>
      <w:proofErr w:type="spellStart"/>
      <w:r w:rsidR="007B1A32">
        <w:t>Driven</w:t>
      </w:r>
      <w:proofErr w:type="spellEnd"/>
      <w:r w:rsidR="007B1A32">
        <w:t xml:space="preserve"> </w:t>
      </w:r>
      <w:proofErr w:type="spellStart"/>
      <w:r w:rsidR="007B1A32">
        <w:t>Developpment</w:t>
      </w:r>
      <w:proofErr w:type="spellEnd"/>
      <w:r w:rsidR="007B1A32">
        <w:t>,</w:t>
      </w:r>
    </w:p>
    <w:p w:rsidR="007B1A32" w:rsidRDefault="004119C2" w:rsidP="004119C2">
      <w:pPr>
        <w:pStyle w:val="ListParagraph"/>
        <w:numPr>
          <w:ilvl w:val="0"/>
          <w:numId w:val="25"/>
        </w:numPr>
      </w:pPr>
      <w:r>
        <w:t xml:space="preserve"> L</w:t>
      </w:r>
      <w:r w:rsidR="007B1A32">
        <w:t xml:space="preserve">a mise en œuvre du design pattern « CQRS‐Event </w:t>
      </w:r>
      <w:proofErr w:type="spellStart"/>
      <w:r w:rsidR="007B1A32">
        <w:t>Sourcing</w:t>
      </w:r>
      <w:proofErr w:type="spellEnd"/>
      <w:r w:rsidR="007B1A32">
        <w:t xml:space="preserve"> »</w:t>
      </w:r>
      <w:r>
        <w:t>,</w:t>
      </w:r>
      <w:r w:rsidR="007B1A32">
        <w:t xml:space="preserve"> </w:t>
      </w:r>
      <w:r>
        <w:t xml:space="preserve">tout </w:t>
      </w:r>
      <w:r w:rsidR="007B1A32">
        <w:t>en respectant les modes de déploiement.</w:t>
      </w:r>
    </w:p>
    <w:p w:rsidR="00280C0A" w:rsidRDefault="00280C0A" w:rsidP="00280C0A">
      <w:pPr>
        <w:pStyle w:val="Heading3"/>
      </w:pPr>
      <w:bookmarkStart w:id="534" w:name="_Toc428908807"/>
      <w:bookmarkStart w:id="535" w:name="_Toc428910434"/>
      <w:bookmarkStart w:id="536" w:name="_Toc428916988"/>
      <w:bookmarkStart w:id="537" w:name="_Toc428984321"/>
      <w:bookmarkStart w:id="538" w:name="_Toc429002632"/>
      <w:bookmarkStart w:id="539" w:name="_Toc429003367"/>
      <w:bookmarkStart w:id="540" w:name="_Toc429003557"/>
      <w:r>
        <w:t>Etude et réalisation </w:t>
      </w:r>
      <w:del w:id="541" w:author="lchabot" w:date="2015-09-03T16:35:00Z">
        <w:r w:rsidDel="00251986">
          <w:delText>:</w:delText>
        </w:r>
      </w:del>
      <w:bookmarkEnd w:id="534"/>
      <w:bookmarkEnd w:id="535"/>
      <w:bookmarkEnd w:id="536"/>
      <w:bookmarkEnd w:id="537"/>
      <w:bookmarkEnd w:id="538"/>
      <w:bookmarkEnd w:id="539"/>
      <w:bookmarkEnd w:id="540"/>
    </w:p>
    <w:p w:rsidR="0038004D" w:rsidRDefault="00280C0A" w:rsidP="004119C2">
      <w:r>
        <w:t xml:space="preserve">      </w:t>
      </w:r>
      <w:r w:rsidR="004119C2">
        <w:t>L’architecture du module est en</w:t>
      </w:r>
      <w:r>
        <w:t xml:space="preserve"> multicouche (N‐</w:t>
      </w:r>
      <w:proofErr w:type="spellStart"/>
      <w:r>
        <w:t>Layered</w:t>
      </w:r>
      <w:proofErr w:type="spellEnd"/>
      <w:r>
        <w:t>). Elle assure</w:t>
      </w:r>
      <w:r w:rsidR="004119C2">
        <w:t xml:space="preserve"> </w:t>
      </w:r>
      <w:r>
        <w:t>les concepts d’inversion de contrôle</w:t>
      </w:r>
      <w:r w:rsidR="004119C2">
        <w:t>,</w:t>
      </w:r>
      <w:r>
        <w:t xml:space="preserve"> et d’injection de dépendances du socle technique JEE de </w:t>
      </w:r>
      <w:proofErr w:type="spellStart"/>
      <w:r>
        <w:t>Coheris</w:t>
      </w:r>
      <w:proofErr w:type="spellEnd"/>
      <w:r>
        <w:t>.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Heading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 xml:space="preserve">rd de la spécification JEE7 « </w:t>
      </w:r>
      <w:proofErr w:type="spellStart"/>
      <w:r w:rsidR="004119C2">
        <w:t>JavaServer</w:t>
      </w:r>
      <w:proofErr w:type="spellEnd"/>
      <w:r w:rsidR="004119C2">
        <w:t xml:space="preserve">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lastRenderedPageBreak/>
        <w:drawing>
          <wp:inline distT="0" distB="0" distL="0" distR="0">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542" w:name="_Toc429059349"/>
      <w:r>
        <w:t xml:space="preserve">Figure </w:t>
      </w:r>
      <w:r w:rsidR="00F249A1">
        <w:fldChar w:fldCharType="begin"/>
      </w:r>
      <w:r w:rsidR="005B0F1B">
        <w:instrText xml:space="preserve"> SEQ Figure \* ARABIC </w:instrText>
      </w:r>
      <w:r w:rsidR="00F249A1">
        <w:fldChar w:fldCharType="separate"/>
      </w:r>
      <w:r w:rsidR="00361236">
        <w:rPr>
          <w:noProof/>
        </w:rPr>
        <w:t>4</w:t>
      </w:r>
      <w:r w:rsidR="00F249A1">
        <w:rPr>
          <w:noProof/>
        </w:rPr>
        <w:fldChar w:fldCharType="end"/>
      </w:r>
      <w:r>
        <w:t xml:space="preserve">:Communication entre le </w:t>
      </w:r>
      <w:proofErr w:type="spellStart"/>
      <w:r>
        <w:t>backend</w:t>
      </w:r>
      <w:proofErr w:type="spellEnd"/>
      <w:r>
        <w:t xml:space="preserve"> et le </w:t>
      </w:r>
      <w:del w:id="543" w:author="lchabot" w:date="2015-09-03T15:59:00Z">
        <w:r w:rsidDel="00A003B6">
          <w:delText xml:space="preserve">frentend </w:delText>
        </w:r>
      </w:del>
      <w:proofErr w:type="spellStart"/>
      <w:ins w:id="544" w:author="lchabot" w:date="2015-09-03T15:59:00Z">
        <w:r w:rsidR="00A003B6">
          <w:t>frontend</w:t>
        </w:r>
        <w:proofErr w:type="spellEnd"/>
        <w:r w:rsidR="00A003B6">
          <w:t xml:space="preserve"> </w:t>
        </w:r>
      </w:ins>
      <w:r>
        <w:t>dans un m</w:t>
      </w:r>
      <w:ins w:id="545" w:author="lchabot" w:date="2015-09-03T16:00:00Z">
        <w:r w:rsidR="00A003B6">
          <w:t>ê</w:t>
        </w:r>
      </w:ins>
      <w:r>
        <w:t>me serveur</w:t>
      </w:r>
      <w:bookmarkEnd w:id="542"/>
    </w:p>
    <w:p w:rsidR="003B7628" w:rsidRDefault="003B7628" w:rsidP="003B7628">
      <w:pPr>
        <w:jc w:val="center"/>
      </w:pPr>
      <w:r>
        <w:rPr>
          <w:noProof/>
          <w:shd w:val="clear" w:color="auto" w:fill="FFFFFF"/>
          <w:lang w:eastAsia="fr-FR"/>
        </w:rPr>
        <w:drawing>
          <wp:inline distT="0" distB="0" distL="0" distR="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546" w:name="_Toc429059350"/>
      <w:r>
        <w:t xml:space="preserve">Figure </w:t>
      </w:r>
      <w:r w:rsidR="00F249A1">
        <w:fldChar w:fldCharType="begin"/>
      </w:r>
      <w:r w:rsidR="005B0F1B">
        <w:instrText xml:space="preserve"> SEQ Figure \* ARABIC </w:instrText>
      </w:r>
      <w:r w:rsidR="00F249A1">
        <w:fldChar w:fldCharType="separate"/>
      </w:r>
      <w:r w:rsidR="00361236">
        <w:rPr>
          <w:noProof/>
        </w:rPr>
        <w:t>5</w:t>
      </w:r>
      <w:r w:rsidR="00F249A1">
        <w:rPr>
          <w:noProof/>
        </w:rPr>
        <w:fldChar w:fldCharType="end"/>
      </w:r>
      <w:r>
        <w:t xml:space="preserve">: Communication entre le </w:t>
      </w:r>
      <w:proofErr w:type="spellStart"/>
      <w:r>
        <w:t>backend</w:t>
      </w:r>
      <w:proofErr w:type="spellEnd"/>
      <w:r>
        <w:t xml:space="preserve"> et le </w:t>
      </w:r>
      <w:del w:id="547" w:author="lchabot" w:date="2015-09-03T16:53:00Z">
        <w:r w:rsidDel="00A24FC1">
          <w:delText xml:space="preserve">frentend </w:delText>
        </w:r>
      </w:del>
      <w:proofErr w:type="spellStart"/>
      <w:ins w:id="548" w:author="lchabot" w:date="2015-09-03T16:53:00Z">
        <w:r w:rsidR="00A24FC1">
          <w:t>frontend</w:t>
        </w:r>
        <w:proofErr w:type="spellEnd"/>
        <w:r w:rsidR="00A24FC1">
          <w:t xml:space="preserve"> </w:t>
        </w:r>
      </w:ins>
      <w:r>
        <w:t>déployé sur deux serveurs distincts</w:t>
      </w:r>
      <w:bookmarkEnd w:id="546"/>
    </w:p>
    <w:p w:rsidR="008B4389" w:rsidRDefault="008B4389" w:rsidP="008B4389">
      <w:r>
        <w:t xml:space="preserve">      Pour assurer la mise en œuvre du mode </w:t>
      </w:r>
      <w:proofErr w:type="spellStart"/>
      <w:r>
        <w:t>saas</w:t>
      </w:r>
      <w:proofErr w:type="spellEnd"/>
      <w:r>
        <w:t xml:space="preserve"> du module, un composant « module-</w:t>
      </w:r>
      <w:proofErr w:type="spellStart"/>
      <w:r>
        <w:t>saas</w:t>
      </w:r>
      <w:proofErr w:type="spellEnd"/>
      <w:r>
        <w:t xml:space="preserve"> » doit être rattaché au module lors du processus de </w:t>
      </w:r>
      <w:proofErr w:type="spellStart"/>
      <w:r>
        <w:t>build</w:t>
      </w:r>
      <w:proofErr w:type="spellEnd"/>
      <w:r>
        <w:t xml:space="preserve"> qui assure  l’architecture multi-tenant du module. Ce composant repose sur le module </w:t>
      </w:r>
      <w:proofErr w:type="spellStart"/>
      <w:r>
        <w:t>core-saas</w:t>
      </w:r>
      <w:proofErr w:type="spellEnd"/>
      <w:r>
        <w:t xml:space="preserve"> qui </w:t>
      </w:r>
      <w:r w:rsidR="004119C2">
        <w:t>gère</w:t>
      </w:r>
      <w:r>
        <w:t xml:space="preserve"> le partitionnement virtuellement des données et la configuration requise.</w:t>
      </w:r>
    </w:p>
    <w:p w:rsidR="008B4389" w:rsidRDefault="008B4389" w:rsidP="008B4389">
      <w:pPr>
        <w:pStyle w:val="Heading4"/>
      </w:pPr>
      <w:r w:rsidRPr="008B4389">
        <w:t xml:space="preserve">Modes de déploiements du module </w:t>
      </w:r>
      <w:proofErr w:type="spellStart"/>
      <w:r w:rsidRPr="008B4389">
        <w:t>Coheris</w:t>
      </w:r>
      <w:proofErr w:type="spellEnd"/>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lastRenderedPageBreak/>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s types de livrable « .</w:t>
      </w:r>
      <w:proofErr w:type="spellStart"/>
      <w:r w:rsidRPr="00184056">
        <w:rPr>
          <w:lang w:eastAsia="fr-FR"/>
        </w:rPr>
        <w:t>ear</w:t>
      </w:r>
      <w:proofErr w:type="spellEnd"/>
      <w:r w:rsidRPr="00184056">
        <w:rPr>
          <w:lang w:eastAsia="fr-FR"/>
        </w:rPr>
        <w:t xml:space="preserve"> », « .</w:t>
      </w:r>
      <w:proofErr w:type="spellStart"/>
      <w:r w:rsidRPr="00184056">
        <w:rPr>
          <w:lang w:eastAsia="fr-FR"/>
        </w:rPr>
        <w:t>war</w:t>
      </w:r>
      <w:proofErr w:type="spellEnd"/>
      <w:r w:rsidRPr="00184056">
        <w:rPr>
          <w:lang w:eastAsia="fr-FR"/>
        </w:rPr>
        <w:t xml:space="preserve"> » ou « .jar ». Le choix était sur un livrable « .</w:t>
      </w:r>
      <w:proofErr w:type="spellStart"/>
      <w:r w:rsidRPr="00184056">
        <w:rPr>
          <w:lang w:eastAsia="fr-FR"/>
        </w:rPr>
        <w:t>war</w:t>
      </w:r>
      <w:proofErr w:type="spellEnd"/>
      <w:r w:rsidRPr="00184056">
        <w:rPr>
          <w:lang w:eastAsia="fr-FR"/>
        </w:rPr>
        <w:t xml:space="preserve"> » pour qu’on puisse assurer la mise en œuvre d’une part, la couche </w:t>
      </w:r>
      <w:r w:rsidRPr="00184056">
        <w:rPr>
          <w:i/>
          <w:iCs/>
          <w:lang w:eastAsia="fr-FR"/>
        </w:rPr>
        <w:t>module-gui</w:t>
      </w:r>
      <w:r>
        <w:rPr>
          <w:lang w:eastAsia="fr-FR"/>
        </w:rPr>
        <w:t xml:space="preserve"> comme </w:t>
      </w:r>
      <w:proofErr w:type="spellStart"/>
      <w:r>
        <w:rPr>
          <w:lang w:eastAsia="fr-FR"/>
        </w:rPr>
        <w:t>f</w:t>
      </w:r>
      <w:r w:rsidRPr="00184056">
        <w:rPr>
          <w:lang w:eastAsia="fr-FR"/>
        </w:rPr>
        <w:t>ront</w:t>
      </w:r>
      <w:r>
        <w:rPr>
          <w:lang w:eastAsia="fr-FR"/>
        </w:rPr>
        <w:t>e</w:t>
      </w:r>
      <w:r w:rsidRPr="00184056">
        <w:rPr>
          <w:lang w:eastAsia="fr-FR"/>
        </w:rPr>
        <w:t>nd</w:t>
      </w:r>
      <w:proofErr w:type="spellEnd"/>
      <w:r w:rsidRPr="00184056">
        <w:rPr>
          <w:lang w:eastAsia="fr-FR"/>
        </w:rPr>
        <w:t xml:space="preserve">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 xml:space="preserve">REST comme </w:t>
      </w:r>
      <w:proofErr w:type="spellStart"/>
      <w:r>
        <w:rPr>
          <w:lang w:eastAsia="fr-FR"/>
        </w:rPr>
        <w:t>B</w:t>
      </w:r>
      <w:r w:rsidRPr="00184056">
        <w:rPr>
          <w:lang w:eastAsia="fr-FR"/>
        </w:rPr>
        <w:t>ackend</w:t>
      </w:r>
      <w:proofErr w:type="spellEnd"/>
      <w:r w:rsidRPr="00184056">
        <w:rPr>
          <w:lang w:eastAsia="fr-FR"/>
        </w:rPr>
        <w:t xml:space="preserve">. En fin, chaque mode </w:t>
      </w:r>
      <w:r w:rsidR="00450776">
        <w:rPr>
          <w:lang w:eastAsia="fr-FR"/>
        </w:rPr>
        <w:t>de déploiement est défini</w:t>
      </w:r>
      <w:r w:rsidRPr="00184056">
        <w:rPr>
          <w:lang w:eastAsia="fr-FR"/>
        </w:rPr>
        <w:t xml:space="preserve"> dans un script de </w:t>
      </w:r>
      <w:proofErr w:type="spellStart"/>
      <w:r w:rsidRPr="00184056">
        <w:rPr>
          <w:lang w:eastAsia="fr-FR"/>
        </w:rPr>
        <w:t>Build</w:t>
      </w:r>
      <w:proofErr w:type="spellEnd"/>
      <w:r w:rsidRPr="00184056">
        <w:rPr>
          <w:lang w:eastAsia="fr-FR"/>
        </w:rPr>
        <w:t xml:space="preserve"> </w:t>
      </w:r>
      <w:proofErr w:type="spellStart"/>
      <w:r w:rsidRPr="00184056">
        <w:rPr>
          <w:lang w:eastAsia="fr-FR"/>
        </w:rPr>
        <w:t>Gradle</w:t>
      </w:r>
      <w:proofErr w:type="spellEnd"/>
      <w:r w:rsidRPr="00184056">
        <w:rPr>
          <w:lang w:eastAsia="fr-FR"/>
        </w:rPr>
        <w:t xml:space="preserve">. </w:t>
      </w:r>
      <w:del w:id="549" w:author="lchabot" w:date="2015-09-03T16:55:00Z">
        <w:r w:rsidRPr="00184056" w:rsidDel="00A24FC1">
          <w:rPr>
            <w:u w:val="single"/>
            <w:lang w:eastAsia="fr-FR"/>
          </w:rPr>
          <w:delText> </w:delText>
        </w:r>
      </w:del>
    </w:p>
    <w:p w:rsidR="00184056" w:rsidRDefault="00F24D5D" w:rsidP="00450776">
      <w:pPr>
        <w:pStyle w:val="ListParagraph"/>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5116DD">
      <w:pPr>
        <w:keepNext/>
        <w:ind w:right="141"/>
      </w:pPr>
      <w:r>
        <w:rPr>
          <w:noProof/>
          <w:lang w:eastAsia="fr-FR"/>
        </w:rPr>
        <w:drawing>
          <wp:inline distT="0" distB="0" distL="0" distR="0">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550" w:name="_Toc429059351"/>
      <w:r>
        <w:t xml:space="preserve">Figure </w:t>
      </w:r>
      <w:r w:rsidR="00F249A1">
        <w:fldChar w:fldCharType="begin"/>
      </w:r>
      <w:r w:rsidR="005B0F1B">
        <w:instrText xml:space="preserve"> SEQ Figure \* ARABIC </w:instrText>
      </w:r>
      <w:r w:rsidR="00F249A1">
        <w:fldChar w:fldCharType="separate"/>
      </w:r>
      <w:r w:rsidR="00361236">
        <w:rPr>
          <w:noProof/>
        </w:rPr>
        <w:t>6</w:t>
      </w:r>
      <w:r w:rsidR="00F249A1">
        <w:rPr>
          <w:noProof/>
        </w:rPr>
        <w:fldChar w:fldCharType="end"/>
      </w:r>
      <w:r>
        <w:t>:Mode1</w:t>
      </w:r>
      <w:bookmarkEnd w:id="550"/>
    </w:p>
    <w:p w:rsidR="008B4389" w:rsidRPr="00184056" w:rsidRDefault="008B4389" w:rsidP="00C10EE6">
      <w:pPr>
        <w:pStyle w:val="ListParagraph"/>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551" w:name="_Toc429059352"/>
      <w:r>
        <w:t xml:space="preserve">Figure </w:t>
      </w:r>
      <w:r w:rsidR="00F249A1">
        <w:fldChar w:fldCharType="begin"/>
      </w:r>
      <w:r w:rsidR="005B0F1B">
        <w:instrText xml:space="preserve"> SEQ Figure \* ARABIC </w:instrText>
      </w:r>
      <w:r w:rsidR="00F249A1">
        <w:fldChar w:fldCharType="separate"/>
      </w:r>
      <w:r w:rsidR="00361236">
        <w:rPr>
          <w:noProof/>
        </w:rPr>
        <w:t>7</w:t>
      </w:r>
      <w:r w:rsidR="00F249A1">
        <w:rPr>
          <w:noProof/>
        </w:rPr>
        <w:fldChar w:fldCharType="end"/>
      </w:r>
      <w:r>
        <w:t>:Mode 2</w:t>
      </w:r>
      <w:bookmarkEnd w:id="551"/>
    </w:p>
    <w:p w:rsidR="008B4389" w:rsidRPr="00184056" w:rsidRDefault="008B4389" w:rsidP="00C10EE6">
      <w:pPr>
        <w:pStyle w:val="ListParagraph"/>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552" w:name="_Toc429059353"/>
      <w:r>
        <w:t xml:space="preserve">Figure </w:t>
      </w:r>
      <w:r w:rsidR="00F249A1">
        <w:fldChar w:fldCharType="begin"/>
      </w:r>
      <w:r w:rsidR="005B0F1B">
        <w:instrText xml:space="preserve"> SEQ Figure \* ARABIC </w:instrText>
      </w:r>
      <w:r w:rsidR="00F249A1">
        <w:fldChar w:fldCharType="separate"/>
      </w:r>
      <w:r w:rsidR="00361236">
        <w:rPr>
          <w:noProof/>
        </w:rPr>
        <w:t>8</w:t>
      </w:r>
      <w:r w:rsidR="00F249A1">
        <w:rPr>
          <w:noProof/>
        </w:rPr>
        <w:fldChar w:fldCharType="end"/>
      </w:r>
      <w:r>
        <w:t>: Mode 3</w:t>
      </w:r>
      <w:bookmarkEnd w:id="552"/>
    </w:p>
    <w:p w:rsidR="00184056" w:rsidRPr="00184056" w:rsidRDefault="00184056" w:rsidP="00184056">
      <w:pPr>
        <w:rPr>
          <w:u w:val="single"/>
          <w:lang w:eastAsia="fr-FR"/>
        </w:rPr>
      </w:pPr>
      <w:r>
        <w:lastRenderedPageBreak/>
        <w:t xml:space="preserve">      </w:t>
      </w:r>
      <w:r w:rsidRPr="005116DD">
        <w:t>Pour le moment et dans le cadre de m</w:t>
      </w:r>
      <w:r w:rsidR="00450776" w:rsidRPr="005116DD">
        <w:t>on stage, il a été convenu de</w:t>
      </w:r>
      <w:r w:rsidRPr="005116DD">
        <w:t xml:space="preserve"> déployer en  « mode 1 »</w:t>
      </w:r>
      <w:ins w:id="553" w:author="lchabot" w:date="2015-09-03T16:55:00Z">
        <w:r w:rsidR="00A24FC1">
          <w:t xml:space="preserve"> </w:t>
        </w:r>
      </w:ins>
      <w:r w:rsidR="00F53AB3" w:rsidRPr="005116DD">
        <w:t>comme une application « ON-PREMISE »</w:t>
      </w:r>
      <w:r w:rsidRPr="005116DD">
        <w:t>.</w:t>
      </w:r>
    </w:p>
    <w:p w:rsidR="008B4389" w:rsidRDefault="008B4389" w:rsidP="008B4389">
      <w:pPr>
        <w:pStyle w:val="Heading3"/>
      </w:pPr>
      <w:bookmarkStart w:id="554" w:name="_Toc428908808"/>
      <w:bookmarkStart w:id="555" w:name="_Toc428910435"/>
      <w:bookmarkStart w:id="556" w:name="_Toc428916989"/>
      <w:bookmarkStart w:id="557" w:name="_Toc428984322"/>
      <w:bookmarkStart w:id="558" w:name="_Toc429002633"/>
      <w:bookmarkStart w:id="559" w:name="_Toc429003368"/>
      <w:bookmarkStart w:id="560" w:name="_Toc429003558"/>
      <w:r>
        <w:t>Bilan</w:t>
      </w:r>
      <w:bookmarkEnd w:id="554"/>
      <w:bookmarkEnd w:id="555"/>
      <w:bookmarkEnd w:id="556"/>
      <w:bookmarkEnd w:id="557"/>
      <w:bookmarkEnd w:id="558"/>
      <w:bookmarkEnd w:id="559"/>
      <w:bookmarkEnd w:id="560"/>
    </w:p>
    <w:p w:rsidR="00C965ED" w:rsidRDefault="00C965ED" w:rsidP="00C965ED">
      <w:pPr>
        <w:rPr>
          <w:ins w:id="561" w:author="lchabot" w:date="2015-09-03T16:56:00Z"/>
          <w:rFonts w:ascii="Cambria" w:hAnsi="Cambria"/>
          <w:color w:val="000000"/>
          <w:sz w:val="30"/>
          <w:szCs w:val="30"/>
        </w:rPr>
      </w:pPr>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del w:id="562" w:author="lchabot" w:date="2015-09-03T16:56:00Z">
        <w:r w:rsidR="00DB3A80" w:rsidDel="00A24FC1">
          <w:delText>s</w:delText>
        </w:r>
      </w:del>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del w:id="563" w:author="lchabot" w:date="2015-09-03T16:56:00Z">
        <w:r w:rsidR="00DB3A80" w:rsidDel="00A24FC1">
          <w:delText xml:space="preserve">j’étais </w:delText>
        </w:r>
      </w:del>
      <w:ins w:id="564" w:author="lchabot" w:date="2015-09-03T16:56:00Z">
        <w:r w:rsidR="00A24FC1">
          <w:t xml:space="preserve">j’ai été </w:t>
        </w:r>
      </w:ins>
      <w:r w:rsidRPr="00C965ED">
        <w:t xml:space="preserve">formé sur l’outil de </w:t>
      </w:r>
      <w:proofErr w:type="spellStart"/>
      <w:r w:rsidRPr="00C965ED">
        <w:t>build</w:t>
      </w:r>
      <w:proofErr w:type="spellEnd"/>
      <w:r w:rsidRPr="00C965ED">
        <w:t xml:space="preserve"> </w:t>
      </w:r>
      <w:proofErr w:type="spellStart"/>
      <w:r w:rsidRPr="00C965ED">
        <w:t>gradle</w:t>
      </w:r>
      <w:proofErr w:type="spellEnd"/>
      <w:r w:rsidRPr="00C965ED">
        <w:t xml:space="preserve"> </w:t>
      </w:r>
      <w:r w:rsidR="00842850">
        <w:t xml:space="preserve">pour pouvoir </w:t>
      </w:r>
      <w:r w:rsidRPr="00C965ED">
        <w:t>écrire</w:t>
      </w:r>
      <w:r w:rsidR="00DB3A80">
        <w:t xml:space="preserve"> les t</w:t>
      </w:r>
      <w:r w:rsidR="00842850">
        <w:t>â</w:t>
      </w:r>
      <w:r w:rsidR="00DB3A80">
        <w:t xml:space="preserve">ches de </w:t>
      </w:r>
      <w:proofErr w:type="spellStart"/>
      <w:r w:rsidR="00DB3A80">
        <w:t>build</w:t>
      </w:r>
      <w:proofErr w:type="spellEnd"/>
      <w:r w:rsidR="00842850">
        <w:t>,</w:t>
      </w:r>
      <w:r w:rsidR="00DB3A80">
        <w:t xml:space="preserve"> </w:t>
      </w:r>
      <w:r w:rsidR="00842850">
        <w:t xml:space="preserve">en utilisant </w:t>
      </w:r>
      <w:r w:rsidR="00DB3A80">
        <w:t>le</w:t>
      </w:r>
      <w:r w:rsidRPr="00C965ED">
        <w:t xml:space="preserve"> langage de scripts </w:t>
      </w:r>
      <w:r w:rsidR="00DB3A80">
        <w:t xml:space="preserve">JAVA </w:t>
      </w:r>
      <w:proofErr w:type="spellStart"/>
      <w:r w:rsidRPr="00C965ED">
        <w:t>Groovy</w:t>
      </w:r>
      <w:proofErr w:type="spellEnd"/>
      <w:r w:rsidR="005328E2">
        <w:t xml:space="preserve"> [12]</w:t>
      </w:r>
      <w:r>
        <w:rPr>
          <w:rFonts w:ascii="Cambria" w:hAnsi="Cambria"/>
          <w:color w:val="000000"/>
          <w:sz w:val="30"/>
          <w:szCs w:val="30"/>
        </w:rPr>
        <w:t>.</w:t>
      </w:r>
    </w:p>
    <w:p w:rsidR="00A24FC1" w:rsidRPr="00C965ED" w:rsidRDefault="00A24FC1" w:rsidP="00C965ED"/>
    <w:p w:rsidR="004D38D0" w:rsidRDefault="004D38D0" w:rsidP="00AA4BC4">
      <w:pPr>
        <w:pStyle w:val="Heading2"/>
      </w:pPr>
      <w:bookmarkStart w:id="565" w:name="_Toc428305890"/>
      <w:bookmarkStart w:id="566" w:name="_Toc428306428"/>
      <w:bookmarkStart w:id="567" w:name="_Toc428613335"/>
      <w:bookmarkStart w:id="568" w:name="_Toc428908809"/>
      <w:bookmarkStart w:id="569" w:name="_Toc428910436"/>
      <w:bookmarkStart w:id="570" w:name="_Toc428916990"/>
      <w:bookmarkStart w:id="571" w:name="_Toc428984323"/>
      <w:bookmarkStart w:id="572" w:name="_Toc429002634"/>
      <w:bookmarkStart w:id="573" w:name="_Toc429003369"/>
      <w:bookmarkStart w:id="574" w:name="_Toc429003559"/>
      <w:r w:rsidRPr="00603BFB">
        <w:t xml:space="preserve">Module </w:t>
      </w:r>
      <w:proofErr w:type="spellStart"/>
      <w:r w:rsidRPr="00603BFB">
        <w:t>Scheduler</w:t>
      </w:r>
      <w:bookmarkEnd w:id="565"/>
      <w:bookmarkEnd w:id="566"/>
      <w:bookmarkEnd w:id="567"/>
      <w:bookmarkEnd w:id="568"/>
      <w:bookmarkEnd w:id="569"/>
      <w:bookmarkEnd w:id="570"/>
      <w:bookmarkEnd w:id="571"/>
      <w:bookmarkEnd w:id="572"/>
      <w:bookmarkEnd w:id="573"/>
      <w:bookmarkEnd w:id="574"/>
      <w:proofErr w:type="spellEnd"/>
      <w:r w:rsidRPr="00603BFB">
        <w:t> </w:t>
      </w:r>
    </w:p>
    <w:p w:rsidR="00AA4BC4" w:rsidRDefault="00AA4BC4" w:rsidP="00AA4BC4">
      <w:pPr>
        <w:pStyle w:val="Heading3"/>
      </w:pPr>
      <w:bookmarkStart w:id="575" w:name="_Toc428908810"/>
      <w:bookmarkStart w:id="576" w:name="_Toc428910437"/>
      <w:bookmarkStart w:id="577" w:name="_Toc428916991"/>
      <w:bookmarkStart w:id="578" w:name="_Toc428984324"/>
      <w:bookmarkStart w:id="579" w:name="_Toc429002635"/>
      <w:bookmarkStart w:id="580" w:name="_Toc429003370"/>
      <w:bookmarkStart w:id="581" w:name="_Toc429003560"/>
      <w:r>
        <w:t>Objectifs</w:t>
      </w:r>
      <w:bookmarkEnd w:id="575"/>
      <w:bookmarkEnd w:id="576"/>
      <w:bookmarkEnd w:id="577"/>
      <w:bookmarkEnd w:id="578"/>
      <w:bookmarkEnd w:id="579"/>
      <w:bookmarkEnd w:id="580"/>
      <w:bookmarkEnd w:id="581"/>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 xml:space="preserve">s modules de la nouvelle offre, </w:t>
      </w:r>
      <w:del w:id="582" w:author="lchabot" w:date="2015-09-03T16:57:00Z">
        <w:r w:rsidR="000105A7" w:rsidDel="00A24FC1">
          <w:rPr>
            <w:shd w:val="clear" w:color="auto" w:fill="FFFFFF"/>
          </w:rPr>
          <w:delText xml:space="preserve">on </w:delText>
        </w:r>
      </w:del>
      <w:ins w:id="583" w:author="lchabot" w:date="2015-09-03T16:57:00Z">
        <w:r w:rsidR="00A24FC1">
          <w:rPr>
            <w:shd w:val="clear" w:color="auto" w:fill="FFFFFF"/>
          </w:rPr>
          <w:t>nous avons</w:t>
        </w:r>
      </w:ins>
      <w:del w:id="584" w:author="lchabot" w:date="2015-09-03T16:57:00Z">
        <w:r w:rsidR="000105A7" w:rsidDel="00A24FC1">
          <w:rPr>
            <w:shd w:val="clear" w:color="auto" w:fill="FFFFFF"/>
          </w:rPr>
          <w:delText>a</w:delText>
        </w:r>
      </w:del>
      <w:r w:rsidR="000105A7">
        <w:rPr>
          <w:shd w:val="clear" w:color="auto" w:fill="FFFFFF"/>
        </w:rPr>
        <w:t xml:space="preserve"> besoin d’un module </w:t>
      </w:r>
      <w:proofErr w:type="spellStart"/>
      <w:r w:rsidR="000105A7">
        <w:rPr>
          <w:shd w:val="clear" w:color="auto" w:fill="FFFFFF"/>
        </w:rPr>
        <w:t>Schedu</w:t>
      </w:r>
      <w:r w:rsidR="0028130D">
        <w:rPr>
          <w:shd w:val="clear" w:color="auto" w:fill="FFFFFF"/>
        </w:rPr>
        <w:t>ler</w:t>
      </w:r>
      <w:proofErr w:type="spellEnd"/>
      <w:r w:rsidR="0028130D">
        <w:rPr>
          <w:shd w:val="clear" w:color="auto" w:fill="FFFFFF"/>
        </w:rPr>
        <w:t>.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 xml:space="preserve">ches de fond qui collecte les </w:t>
      </w:r>
      <w:proofErr w:type="spellStart"/>
      <w:r w:rsidR="000105A7">
        <w:rPr>
          <w:shd w:val="clear" w:color="auto" w:fill="FFFFFF"/>
        </w:rPr>
        <w:t>posts</w:t>
      </w:r>
      <w:proofErr w:type="spellEnd"/>
      <w:r w:rsidR="000105A7">
        <w:rPr>
          <w:shd w:val="clear" w:color="auto" w:fill="FFFFFF"/>
        </w:rPr>
        <w:t xml:space="preserve"> et les commentaires Facebook dans les différentes </w:t>
      </w:r>
      <w:proofErr w:type="spellStart"/>
      <w:r w:rsidR="000105A7">
        <w:rPr>
          <w:shd w:val="clear" w:color="auto" w:fill="FFFFFF"/>
        </w:rPr>
        <w:t>Fanpage</w:t>
      </w:r>
      <w:proofErr w:type="spellEnd"/>
      <w:r w:rsidR="000105A7">
        <w:rPr>
          <w:shd w:val="clear" w:color="auto" w:fill="FFFFFF"/>
        </w:rPr>
        <w:t xml:space="preserve"> pour</w:t>
      </w:r>
      <w:r w:rsidR="0028130D">
        <w:rPr>
          <w:shd w:val="clear" w:color="auto" w:fill="FFFFFF"/>
        </w:rPr>
        <w:t xml:space="preserve"> pouvoir</w:t>
      </w:r>
      <w:r w:rsidR="000105A7">
        <w:rPr>
          <w:shd w:val="clear" w:color="auto" w:fill="FFFFFF"/>
        </w:rPr>
        <w:t xml:space="preserve"> les </w:t>
      </w:r>
      <w:del w:id="585" w:author="lchabot" w:date="2015-09-03T16:58:00Z">
        <w:r w:rsidR="000105A7" w:rsidDel="00A24FC1">
          <w:rPr>
            <w:shd w:val="clear" w:color="auto" w:fill="FFFFFF"/>
          </w:rPr>
          <w:delText xml:space="preserve">qualifié </w:delText>
        </w:r>
      </w:del>
      <w:ins w:id="586" w:author="lchabot" w:date="2015-09-03T16:58:00Z">
        <w:r w:rsidR="00A24FC1">
          <w:rPr>
            <w:shd w:val="clear" w:color="auto" w:fill="FFFFFF"/>
          </w:rPr>
          <w:t xml:space="preserve">qualifier </w:t>
        </w:r>
      </w:ins>
      <w:r w:rsidR="000105A7">
        <w:rPr>
          <w:shd w:val="clear" w:color="auto" w:fill="FFFFFF"/>
        </w:rPr>
        <w:t>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w:t>
      </w:r>
      <w:ins w:id="587" w:author="lchabot" w:date="2015-09-03T16:58:00Z">
        <w:r w:rsidR="00A24FC1">
          <w:rPr>
            <w:shd w:val="clear" w:color="auto" w:fill="FFFFFF"/>
          </w:rPr>
          <w:t>e</w:t>
        </w:r>
      </w:ins>
      <w:r>
        <w:rPr>
          <w:shd w:val="clear" w:color="auto" w:fill="FFFFFF"/>
        </w:rPr>
        <w:t xml:space="preserve">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6"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588" w:name="_Toc429059354"/>
      <w:r>
        <w:t xml:space="preserve">Figure </w:t>
      </w:r>
      <w:r w:rsidR="00F249A1">
        <w:fldChar w:fldCharType="begin"/>
      </w:r>
      <w:r w:rsidR="005B0F1B">
        <w:instrText xml:space="preserve"> SEQ Figure \* ARABIC </w:instrText>
      </w:r>
      <w:r w:rsidR="00F249A1">
        <w:fldChar w:fldCharType="separate"/>
      </w:r>
      <w:r>
        <w:rPr>
          <w:noProof/>
        </w:rPr>
        <w:t>9</w:t>
      </w:r>
      <w:r w:rsidR="00F249A1">
        <w:rPr>
          <w:noProof/>
        </w:rPr>
        <w:fldChar w:fldCharType="end"/>
      </w:r>
      <w:ins w:id="589" w:author="lchabot" w:date="2015-09-03T16:58:00Z">
        <w:r w:rsidR="00A24FC1">
          <w:rPr>
            <w:noProof/>
          </w:rPr>
          <w:t xml:space="preserve"> </w:t>
        </w:r>
      </w:ins>
      <w:r>
        <w:t>:</w:t>
      </w:r>
      <w:ins w:id="590" w:author="lchabot" w:date="2015-09-03T16:58:00Z">
        <w:r w:rsidR="00A24FC1">
          <w:t xml:space="preserve"> </w:t>
        </w:r>
      </w:ins>
      <w:r>
        <w:t xml:space="preserve">Architecture du module </w:t>
      </w:r>
      <w:proofErr w:type="spellStart"/>
      <w:r>
        <w:t>scheduler</w:t>
      </w:r>
      <w:bookmarkEnd w:id="588"/>
      <w:proofErr w:type="spellEnd"/>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ListParagraph"/>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ListParagraph"/>
        <w:numPr>
          <w:ilvl w:val="0"/>
          <w:numId w:val="27"/>
        </w:numPr>
      </w:pPr>
      <w:r>
        <w:rPr>
          <w:shd w:val="clear" w:color="auto" w:fill="FFFFFF"/>
        </w:rPr>
        <w:t xml:space="preserve">Intégration du </w:t>
      </w:r>
      <w:proofErr w:type="spellStart"/>
      <w:r>
        <w:rPr>
          <w:shd w:val="clear" w:color="auto" w:fill="FFFFFF"/>
        </w:rPr>
        <w:t>framework</w:t>
      </w:r>
      <w:proofErr w:type="spellEnd"/>
      <w:r>
        <w:rPr>
          <w:shd w:val="clear" w:color="auto" w:fill="FFFFFF"/>
        </w:rPr>
        <w:t xml:space="preserve"> </w:t>
      </w:r>
    </w:p>
    <w:p w:rsidR="000105A7" w:rsidRDefault="0028130D" w:rsidP="0028130D">
      <w:pPr>
        <w:pStyle w:val="ListParagraph"/>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Heading3"/>
      </w:pPr>
      <w:bookmarkStart w:id="591" w:name="_Toc428305892"/>
      <w:bookmarkStart w:id="592" w:name="_Toc428306430"/>
      <w:bookmarkStart w:id="593" w:name="_Toc428613337"/>
      <w:bookmarkStart w:id="594" w:name="_Toc428908811"/>
      <w:bookmarkStart w:id="595" w:name="_Toc428910438"/>
      <w:bookmarkStart w:id="596" w:name="_Toc428916992"/>
      <w:bookmarkStart w:id="597" w:name="_Toc428984325"/>
      <w:bookmarkStart w:id="598" w:name="_Toc429002636"/>
      <w:bookmarkStart w:id="599" w:name="_Toc429003371"/>
      <w:bookmarkStart w:id="600" w:name="_Toc429003561"/>
      <w:r w:rsidRPr="00A6157A">
        <w:lastRenderedPageBreak/>
        <w:t>Etude</w:t>
      </w:r>
      <w:r>
        <w:t xml:space="preserve"> d</w:t>
      </w:r>
      <w:bookmarkEnd w:id="591"/>
      <w:bookmarkEnd w:id="592"/>
      <w:bookmarkEnd w:id="593"/>
      <w:r w:rsidR="00BE7070">
        <w:t>étaillée</w:t>
      </w:r>
      <w:bookmarkEnd w:id="594"/>
      <w:bookmarkEnd w:id="595"/>
      <w:bookmarkEnd w:id="596"/>
      <w:bookmarkEnd w:id="597"/>
      <w:bookmarkEnd w:id="598"/>
      <w:bookmarkEnd w:id="599"/>
      <w:bookmarkEnd w:id="600"/>
    </w:p>
    <w:p w:rsidR="00BE7070" w:rsidRDefault="00BE7070" w:rsidP="00BE7070">
      <w:pPr>
        <w:pStyle w:val="Heading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w:t>
      </w:r>
      <w:proofErr w:type="spellStart"/>
      <w:r>
        <w:rPr>
          <w:shd w:val="clear" w:color="auto" w:fill="FFFFFF"/>
        </w:rPr>
        <w:t>Concurrency</w:t>
      </w:r>
      <w:proofErr w:type="spellEnd"/>
      <w:r>
        <w:rPr>
          <w:shd w:val="clear" w:color="auto" w:fill="FFFFFF"/>
        </w:rPr>
        <w:t xml:space="preserve"> Utilities1.0 (JSR 236)  de Java propose un système de planification de tâches riches et simple à utiliser. On peut </w:t>
      </w:r>
      <w:r w:rsidR="0028130D">
        <w:rPr>
          <w:shd w:val="clear" w:color="auto" w:fill="FFFFFF"/>
        </w:rPr>
        <w:t xml:space="preserve">donc </w:t>
      </w:r>
      <w:r>
        <w:rPr>
          <w:shd w:val="clear" w:color="auto" w:fill="FFFFFF"/>
        </w:rPr>
        <w:t xml:space="preserve">spécifier des annotations pour définir une </w:t>
      </w:r>
      <w:del w:id="601" w:author="lchabot" w:date="2015-09-03T16:59:00Z">
        <w:r w:rsidDel="00A24FC1">
          <w:rPr>
            <w:shd w:val="clear" w:color="auto" w:fill="FFFFFF"/>
          </w:rPr>
          <w:delText xml:space="preserve">tache </w:delText>
        </w:r>
      </w:del>
      <w:ins w:id="602" w:author="lchabot" w:date="2015-09-03T16:59:00Z">
        <w:r w:rsidR="00A24FC1">
          <w:rPr>
            <w:shd w:val="clear" w:color="auto" w:fill="FFFFFF"/>
          </w:rPr>
          <w:t xml:space="preserve">tâche </w:t>
        </w:r>
      </w:ins>
      <w:r>
        <w:rPr>
          <w:shd w:val="clear" w:color="auto" w:fill="FFFFFF"/>
        </w:rPr>
        <w:t xml:space="preserve">avec l’expression </w:t>
      </w:r>
      <w:proofErr w:type="spellStart"/>
      <w:r>
        <w:rPr>
          <w:shd w:val="clear" w:color="auto" w:fill="FFFFFF"/>
        </w:rPr>
        <w:t>cron</w:t>
      </w:r>
      <w:proofErr w:type="spellEnd"/>
      <w:r>
        <w:rPr>
          <w:shd w:val="clear" w:color="auto" w:fill="FFFFFF"/>
        </w:rPr>
        <w:t xml:space="preserve"> [</w:t>
      </w:r>
      <w:r w:rsidR="005328E2">
        <w:rPr>
          <w:shd w:val="clear" w:color="auto" w:fill="FFFFFF"/>
        </w:rPr>
        <w:t>13</w:t>
      </w:r>
      <w:r>
        <w:rPr>
          <w:shd w:val="clear" w:color="auto" w:fill="FFFFFF"/>
        </w:rPr>
        <w:t>]. En revanche</w:t>
      </w:r>
      <w:r w:rsidR="0028130D">
        <w:rPr>
          <w:shd w:val="clear" w:color="auto" w:fill="FFFFFF"/>
        </w:rPr>
        <w:t xml:space="preserve">, Il existe plusieurs </w:t>
      </w:r>
      <w:proofErr w:type="spellStart"/>
      <w:r w:rsidR="0028130D">
        <w:rPr>
          <w:shd w:val="clear" w:color="auto" w:fill="FFFFFF"/>
        </w:rPr>
        <w:t>scheduler</w:t>
      </w:r>
      <w:proofErr w:type="spellEnd"/>
      <w:r w:rsidR="0028130D">
        <w:rPr>
          <w:shd w:val="clear" w:color="auto" w:fill="FFFFFF"/>
        </w:rPr>
        <w:t xml:space="preserve">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w:t>
      </w:r>
      <w:proofErr w:type="spellStart"/>
      <w:r w:rsidR="003E3E5D">
        <w:rPr>
          <w:shd w:val="clear" w:color="auto" w:fill="FFFFFF"/>
        </w:rPr>
        <w:t>T</w:t>
      </w:r>
      <w:r>
        <w:rPr>
          <w:shd w:val="clear" w:color="auto" w:fill="FFFFFF"/>
        </w:rPr>
        <w:t>erracota</w:t>
      </w:r>
      <w:proofErr w:type="spellEnd"/>
      <w:r>
        <w:rPr>
          <w:shd w:val="clear" w:color="auto" w:fill="FFFFFF"/>
        </w:rPr>
        <w:t xml:space="preserve">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proofErr w:type="spellStart"/>
            <w:r w:rsidRPr="00CE4A82">
              <w:rPr>
                <w:lang w:eastAsia="fr-FR"/>
              </w:rPr>
              <w:t>Concurrency</w:t>
            </w:r>
            <w:proofErr w:type="spellEnd"/>
            <w:r w:rsidRPr="00CE4A82">
              <w:rPr>
                <w:lang w:eastAsia="fr-FR"/>
              </w:rPr>
              <w:t xml:space="preserve">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 xml:space="preserve">Quartz </w:t>
            </w:r>
            <w:proofErr w:type="spellStart"/>
            <w:r w:rsidRPr="00CE4A82">
              <w:rPr>
                <w:lang w:eastAsia="fr-FR"/>
              </w:rPr>
              <w:t>Scheduler</w:t>
            </w:r>
            <w:proofErr w:type="spellEnd"/>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A24FC1">
            <w:pPr>
              <w:spacing w:before="240"/>
              <w:jc w:val="center"/>
              <w:rPr>
                <w:rFonts w:ascii="Times New Roman" w:hAnsi="Times New Roman"/>
                <w:b w:val="0"/>
                <w:szCs w:val="24"/>
                <w:lang w:eastAsia="fr-FR"/>
              </w:rPr>
            </w:pPr>
            <w:del w:id="603" w:author="lchabot" w:date="2015-09-03T17:00:00Z">
              <w:r w:rsidRPr="0026393B" w:rsidDel="00A24FC1">
                <w:rPr>
                  <w:b w:val="0"/>
                  <w:lang w:eastAsia="fr-FR"/>
                </w:rPr>
                <w:delText>Clusturing</w:delText>
              </w:r>
            </w:del>
            <w:proofErr w:type="spellStart"/>
            <w:ins w:id="604" w:author="lchabot" w:date="2015-09-03T17:00:00Z">
              <w:r w:rsidR="00A24FC1" w:rsidRPr="0026393B">
                <w:rPr>
                  <w:b w:val="0"/>
                  <w:lang w:eastAsia="fr-FR"/>
                </w:rPr>
                <w:t>Clust</w:t>
              </w:r>
              <w:r w:rsidR="00A24FC1">
                <w:rPr>
                  <w:b w:val="0"/>
                  <w:lang w:eastAsia="fr-FR"/>
                </w:rPr>
                <w:t>e</w:t>
              </w:r>
              <w:r w:rsidR="00A24FC1" w:rsidRPr="0026393B">
                <w:rPr>
                  <w:b w:val="0"/>
                  <w:lang w:eastAsia="fr-FR"/>
                </w:rPr>
                <w:t>ring</w:t>
              </w:r>
            </w:ins>
            <w:proofErr w:type="spellEnd"/>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del w:id="605" w:author="lchabot" w:date="2015-09-03T17:00:00Z">
              <w:r w:rsidDel="00A24FC1">
                <w:rPr>
                  <w:shd w:val="clear" w:color="auto" w:fill="FFFFFF"/>
                </w:rPr>
                <w:delText>Non</w:delText>
              </w:r>
            </w:del>
            <w:ins w:id="606" w:author="lchabot" w:date="2015-09-03T17:00:00Z">
              <w:r w:rsidR="00A24FC1">
                <w:rPr>
                  <w:shd w:val="clear" w:color="auto" w:fill="FFFFFF"/>
                </w:rPr>
                <w:t>Oui</w:t>
              </w:r>
            </w:ins>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ins w:id="607" w:author="lchabot" w:date="2015-09-03T17:00:00Z">
              <w:r w:rsidR="00A24FC1">
                <w:rPr>
                  <w:b w:val="0"/>
                  <w:lang w:eastAsia="fr-FR"/>
                </w:rPr>
                <w:t>s</w:t>
              </w:r>
            </w:ins>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proofErr w:type="spellStart"/>
            <w:r w:rsidRPr="00BE7070">
              <w:rPr>
                <w:lang w:eastAsia="fr-FR"/>
              </w:rPr>
              <w:t>properties</w:t>
            </w:r>
            <w:proofErr w:type="spellEnd"/>
            <w:r>
              <w:rPr>
                <w:lang w:eastAsia="fr-FR"/>
              </w:rPr>
              <w:t> »</w:t>
            </w:r>
          </w:p>
        </w:tc>
      </w:tr>
    </w:tbl>
    <w:p w:rsidR="004202FF" w:rsidRDefault="004202FF" w:rsidP="002D0934">
      <w:pPr>
        <w:spacing w:before="240"/>
        <w:jc w:val="center"/>
      </w:pPr>
      <w:bookmarkStart w:id="608" w:name="_Toc429003494"/>
      <w:r>
        <w:t xml:space="preserve">Tableau </w:t>
      </w:r>
      <w:r w:rsidR="00F249A1">
        <w:fldChar w:fldCharType="begin"/>
      </w:r>
      <w:r w:rsidR="005B0F1B">
        <w:instrText xml:space="preserve"> SEQ Tableau \* ARABIC </w:instrText>
      </w:r>
      <w:r w:rsidR="00F249A1">
        <w:fldChar w:fldCharType="separate"/>
      </w:r>
      <w:r w:rsidR="003B78CE">
        <w:rPr>
          <w:noProof/>
        </w:rPr>
        <w:t>2</w:t>
      </w:r>
      <w:r w:rsidR="00F249A1">
        <w:rPr>
          <w:noProof/>
        </w:rPr>
        <w:fldChar w:fldCharType="end"/>
      </w:r>
      <w:r>
        <w:t>:</w:t>
      </w:r>
      <w:r w:rsidR="00694833" w:rsidRPr="005116DD">
        <w:t xml:space="preserve"> Tableau comparatif des Framework étudiés</w:t>
      </w:r>
      <w:bookmarkEnd w:id="608"/>
    </w:p>
    <w:p w:rsidR="00BE7070" w:rsidRDefault="009773AF" w:rsidP="00BE7070">
      <w:r>
        <w:t xml:space="preserve">      </w:t>
      </w:r>
      <w:r w:rsidR="00BE7070">
        <w:t xml:space="preserve">Le choix a été  sur Quartz </w:t>
      </w:r>
      <w:proofErr w:type="spellStart"/>
      <w:r w:rsidR="00BE7070">
        <w:t>Scheduler</w:t>
      </w:r>
      <w:proofErr w:type="spellEnd"/>
      <w:r w:rsidR="00BE7070">
        <w:t xml:space="preserve"> vu qu’il </w:t>
      </w:r>
      <w:r w:rsidR="004202FF">
        <w:t>gère</w:t>
      </w:r>
      <w:r w:rsidR="00BE7070">
        <w:t xml:space="preserve"> lui-même sa base de données des </w:t>
      </w:r>
      <w:del w:id="609" w:author="lchabot" w:date="2015-09-03T17:00:00Z">
        <w:r w:rsidR="00BE7070" w:rsidDel="00A24FC1">
          <w:delText xml:space="preserve">taches </w:delText>
        </w:r>
      </w:del>
      <w:ins w:id="610" w:author="lchabot" w:date="2015-09-03T17:00:00Z">
        <w:r w:rsidR="00A24FC1">
          <w:t xml:space="preserve">tâches </w:t>
        </w:r>
      </w:ins>
      <w:r w:rsidR="00BE7070">
        <w:t xml:space="preserve">et il  supporte le mode </w:t>
      </w:r>
      <w:del w:id="611" w:author="lchabot" w:date="2015-09-03T17:00:00Z">
        <w:r w:rsidR="00BE7070" w:rsidDel="00A24FC1">
          <w:delText xml:space="preserve">Clusturing </w:delText>
        </w:r>
      </w:del>
      <w:proofErr w:type="spellStart"/>
      <w:ins w:id="612" w:author="lchabot" w:date="2015-09-03T17:00:00Z">
        <w:r w:rsidR="00A24FC1">
          <w:t>Clustering</w:t>
        </w:r>
        <w:proofErr w:type="spellEnd"/>
        <w:r w:rsidR="00A24FC1">
          <w:t xml:space="preserve"> </w:t>
        </w:r>
      </w:ins>
      <w:r w:rsidR="00BE7070">
        <w:t xml:space="preserve">qui est une contrainte impérative pour les modules </w:t>
      </w:r>
      <w:ins w:id="613" w:author="lchabot" w:date="2015-09-03T17:00:00Z">
        <w:r w:rsidR="00A24FC1">
          <w:t>« </w:t>
        </w:r>
      </w:ins>
      <w:r w:rsidR="00BE7070">
        <w:t>nouvelle</w:t>
      </w:r>
      <w:del w:id="614" w:author="lchabot" w:date="2015-09-03T17:00:00Z">
        <w:r w:rsidR="00BE7070" w:rsidDel="00A24FC1">
          <w:delText>s</w:delText>
        </w:r>
      </w:del>
      <w:r w:rsidR="00BE7070">
        <w:t xml:space="preserve"> offre</w:t>
      </w:r>
      <w:ins w:id="615" w:author="lchabot" w:date="2015-09-03T17:00:00Z">
        <w:r w:rsidR="00A24FC1">
          <w:t> »</w:t>
        </w:r>
      </w:ins>
      <w:r w:rsidR="00BE7070">
        <w:t xml:space="preserve"> de</w:t>
      </w:r>
      <w:r w:rsidR="004202FF">
        <w:t xml:space="preserve"> </w:t>
      </w:r>
      <w:proofErr w:type="spellStart"/>
      <w:r w:rsidR="004202FF">
        <w:t>Coheris</w:t>
      </w:r>
      <w:proofErr w:type="spellEnd"/>
      <w:r w:rsidR="004202FF">
        <w:t>. A noter,  Quartz ne gè</w:t>
      </w:r>
      <w:r w:rsidR="00BE7070">
        <w:t xml:space="preserve">re pas l’historique des </w:t>
      </w:r>
      <w:del w:id="616" w:author="lchabot" w:date="2015-09-03T17:01:00Z">
        <w:r w:rsidR="00BE7070" w:rsidDel="00A24FC1">
          <w:delText xml:space="preserve">taches </w:delText>
        </w:r>
      </w:del>
      <w:ins w:id="617" w:author="lchabot" w:date="2015-09-03T17:01:00Z">
        <w:r w:rsidR="00A24FC1">
          <w:t xml:space="preserve">tâches </w:t>
        </w:r>
      </w:ins>
      <w:r w:rsidR="003E3E5D">
        <w:t>exécutées</w:t>
      </w:r>
      <w:r w:rsidR="00BE7070">
        <w:t xml:space="preserve"> mai</w:t>
      </w:r>
      <w:r w:rsidR="004202FF">
        <w:t xml:space="preserve">s il fournit un </w:t>
      </w:r>
      <w:proofErr w:type="spellStart"/>
      <w:r w:rsidR="004202FF">
        <w:t>listener</w:t>
      </w:r>
      <w:proofErr w:type="spellEnd"/>
      <w:r w:rsidR="004202FF">
        <w:t xml:space="preserve">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Heading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618" w:name="_Toc429059355"/>
      <w:r w:rsidRPr="0026393B">
        <w:t xml:space="preserve">Figure </w:t>
      </w:r>
      <w:r w:rsidR="00F249A1">
        <w:fldChar w:fldCharType="begin"/>
      </w:r>
      <w:r w:rsidR="005B0F1B">
        <w:instrText xml:space="preserve"> SEQ Figure \* ARABIC </w:instrText>
      </w:r>
      <w:r w:rsidR="00F249A1">
        <w:fldChar w:fldCharType="separate"/>
      </w:r>
      <w:r w:rsidR="00361236">
        <w:rPr>
          <w:noProof/>
        </w:rPr>
        <w:t>10</w:t>
      </w:r>
      <w:r w:rsidR="00F249A1">
        <w:rPr>
          <w:noProof/>
        </w:rPr>
        <w:fldChar w:fldCharType="end"/>
      </w:r>
      <w:r w:rsidRPr="0026393B">
        <w:t>: Concepts Quartz</w:t>
      </w:r>
      <w:bookmarkEnd w:id="618"/>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w:t>
      </w:r>
      <w:del w:id="619" w:author="lchabot" w:date="2015-09-03T17:01:00Z">
        <w:r w:rsidRPr="003E3E5D" w:rsidDel="00A24FC1">
          <w:rPr>
            <w:shd w:val="clear" w:color="auto" w:fill="FFFFFF"/>
          </w:rPr>
          <w:delText xml:space="preserve">ça </w:delText>
        </w:r>
      </w:del>
      <w:ins w:id="620" w:author="lchabot" w:date="2015-09-03T17:01:00Z">
        <w:r w:rsidR="00A24FC1">
          <w:rPr>
            <w:shd w:val="clear" w:color="auto" w:fill="FFFFFF"/>
          </w:rPr>
          <w:t>il</w:t>
        </w:r>
        <w:r w:rsidR="00A24FC1" w:rsidRPr="003E3E5D">
          <w:rPr>
            <w:shd w:val="clear" w:color="auto" w:fill="FFFFFF"/>
          </w:rPr>
          <w:t xml:space="preserve"> </w:t>
        </w:r>
      </w:ins>
      <w:r w:rsidRPr="003E3E5D">
        <w:rPr>
          <w:shd w:val="clear" w:color="auto" w:fill="FFFFFF"/>
        </w:rPr>
        <w:t xml:space="preserve">décrit une ou </w:t>
      </w:r>
      <w:r w:rsidR="004202FF" w:rsidRPr="003E3E5D">
        <w:rPr>
          <w:shd w:val="clear" w:color="auto" w:fill="FFFFFF"/>
        </w:rPr>
        <w:t xml:space="preserve">une </w:t>
      </w:r>
      <w:r w:rsidRPr="003E3E5D">
        <w:rPr>
          <w:shd w:val="clear" w:color="auto" w:fill="FFFFFF"/>
        </w:rPr>
        <w:t xml:space="preserve">série de moments, il y a plusieurs variantes: </w:t>
      </w:r>
      <w:proofErr w:type="spellStart"/>
      <w:r w:rsidRPr="003E3E5D">
        <w:rPr>
          <w:shd w:val="clear" w:color="auto" w:fill="FFFFFF"/>
        </w:rPr>
        <w:t>Cron</w:t>
      </w:r>
      <w:proofErr w:type="spellEnd"/>
      <w:r w:rsidRPr="003E3E5D">
        <w:rPr>
          <w:shd w:val="clear" w:color="auto" w:fill="FFFFFF"/>
        </w:rPr>
        <w:t xml:space="preserve">, périodique, one </w:t>
      </w:r>
      <w:proofErr w:type="spellStart"/>
      <w:r w:rsidRPr="003E3E5D">
        <w:rPr>
          <w:shd w:val="clear" w:color="auto" w:fill="FFFFFF"/>
        </w:rPr>
        <w:t>shot</w:t>
      </w:r>
      <w:proofErr w:type="spellEnd"/>
      <w:r w:rsidRPr="003E3E5D">
        <w:rPr>
          <w:shd w:val="clear" w:color="auto" w:fill="FFFFFF"/>
        </w:rPr>
        <w:t>...</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 xml:space="preserve">Job </w:t>
      </w:r>
      <w:proofErr w:type="spellStart"/>
      <w:r w:rsidRPr="003E3E5D">
        <w:rPr>
          <w:b/>
          <w:bCs/>
          <w:shd w:val="clear" w:color="auto" w:fill="FFFFFF"/>
        </w:rPr>
        <w:t>Detail</w:t>
      </w:r>
      <w:proofErr w:type="spellEnd"/>
      <w:r w:rsidRPr="003E3E5D">
        <w:rPr>
          <w:b/>
          <w:bCs/>
          <w:shd w:val="clear" w:color="auto" w:fill="FFFFFF"/>
        </w:rPr>
        <w:t>:</w:t>
      </w:r>
      <w:r w:rsidRPr="003E3E5D">
        <w:rPr>
          <w:shd w:val="clear" w:color="auto" w:fill="FFFFFF"/>
        </w:rPr>
        <w:t xml:space="preserve"> l'instance de Job, elle a un ou plusieurs triggers et éventuellement des paramètres</w:t>
      </w:r>
    </w:p>
    <w:p w:rsidR="00BE7070" w:rsidRPr="003E3E5D" w:rsidRDefault="00BE7070" w:rsidP="003E3E5D">
      <w:pPr>
        <w:pStyle w:val="ListParagraph"/>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w:t>
      </w:r>
      <w:proofErr w:type="spellStart"/>
      <w:r w:rsidRPr="003E3E5D">
        <w:rPr>
          <w:shd w:val="clear" w:color="auto" w:fill="FFFFFF"/>
        </w:rPr>
        <w:t>Details</w:t>
      </w:r>
      <w:proofErr w:type="spellEnd"/>
      <w:r w:rsidRPr="003E3E5D">
        <w:rPr>
          <w:shd w:val="clear" w:color="auto" w:fill="FFFFFF"/>
        </w:rPr>
        <w:t xml:space="preserve"> ou de Triggers que l'on manipule ensemble: arrêt, démarrage, annulation...</w:t>
      </w:r>
    </w:p>
    <w:p w:rsidR="00BE7070" w:rsidRPr="003E3E5D" w:rsidRDefault="00BE7070" w:rsidP="003E3E5D">
      <w:pPr>
        <w:pStyle w:val="ListParagraph"/>
        <w:numPr>
          <w:ilvl w:val="0"/>
          <w:numId w:val="28"/>
        </w:numPr>
        <w:rPr>
          <w:rFonts w:ascii="Arial" w:hAnsi="Arial"/>
          <w:sz w:val="22"/>
        </w:rPr>
      </w:pPr>
      <w:proofErr w:type="spellStart"/>
      <w:r w:rsidRPr="003E3E5D">
        <w:rPr>
          <w:b/>
          <w:bCs/>
          <w:shd w:val="clear" w:color="auto" w:fill="FFFFFF"/>
        </w:rPr>
        <w:t>Scheduler</w:t>
      </w:r>
      <w:proofErr w:type="spellEnd"/>
      <w:r w:rsidRPr="003E3E5D">
        <w:rPr>
          <w:b/>
          <w:bCs/>
          <w:shd w:val="clear" w:color="auto" w:fill="FFFFFF"/>
        </w:rPr>
        <w:t>:</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621"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ListParagraph"/>
        <w:numPr>
          <w:ilvl w:val="0"/>
          <w:numId w:val="15"/>
        </w:numPr>
        <w:rPr>
          <w:lang w:eastAsia="fr-FR"/>
        </w:rPr>
      </w:pPr>
      <w:r>
        <w:t>P</w:t>
      </w:r>
      <w:r w:rsidRPr="00512558">
        <w:t xml:space="preserve">lanifier des </w:t>
      </w:r>
      <w:del w:id="622" w:author="lchabot" w:date="2015-09-03T17:02:00Z">
        <w:r w:rsidRPr="00512558" w:rsidDel="00A24FC1">
          <w:delText>taches </w:delText>
        </w:r>
      </w:del>
      <w:ins w:id="623" w:author="lchabot" w:date="2015-09-03T17:02:00Z">
        <w:r w:rsidR="00A24FC1" w:rsidRPr="00512558">
          <w:t>t</w:t>
        </w:r>
        <w:r w:rsidR="00A24FC1">
          <w:t>â</w:t>
        </w:r>
        <w:r w:rsidR="00A24FC1" w:rsidRPr="00512558">
          <w:t>ches </w:t>
        </w:r>
      </w:ins>
      <w:r w:rsidRPr="00512558">
        <w:t xml:space="preserve">: quotidienne, hebdomadaire, mensuelle et annuelle. </w:t>
      </w:r>
    </w:p>
    <w:p w:rsidR="001828E8" w:rsidRPr="00512558" w:rsidRDefault="001828E8" w:rsidP="001828E8">
      <w:pPr>
        <w:pStyle w:val="ListParagraph"/>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ListParagraph"/>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 xml:space="preserve">Cela ramène à définir 5 </w:t>
      </w:r>
      <w:del w:id="624" w:author="lchabot" w:date="2015-09-03T17:12:00Z">
        <w:r w:rsidDel="00EB2CD5">
          <w:delText>D</w:delText>
        </w:r>
        <w:r w:rsidRPr="00512558" w:rsidDel="00EB2CD5">
          <w:delText>omain</w:delText>
        </w:r>
        <w:r w:rsidR="001828E8" w:rsidRPr="00512558" w:rsidDel="00EB2CD5">
          <w:delText xml:space="preserve"> </w:delText>
        </w:r>
      </w:del>
      <w:ins w:id="625" w:author="lchabot" w:date="2015-09-03T17:12:00Z">
        <w:r w:rsidR="00EB2CD5">
          <w:t>d</w:t>
        </w:r>
        <w:r w:rsidR="00EB2CD5" w:rsidRPr="00512558">
          <w:t>omain</w:t>
        </w:r>
        <w:r w:rsidR="00EB2CD5">
          <w:t>es</w:t>
        </w:r>
        <w:r w:rsidR="00EB2CD5" w:rsidRPr="00512558">
          <w:t xml:space="preserve"> </w:t>
        </w:r>
      </w:ins>
      <w:r w:rsidR="001828E8" w:rsidRPr="00512558">
        <w:t>de fonctionnalités dans le module</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JobInfo</w:t>
      </w:r>
      <w:proofErr w:type="spellEnd"/>
      <w:r w:rsidRPr="001828E8">
        <w:rPr>
          <w:rStyle w:val="Strong"/>
          <w:rFonts w:eastAsia="Times New Roman" w:cs="Arial"/>
          <w:color w:val="000000"/>
          <w:szCs w:val="24"/>
        </w:rPr>
        <w:t xml:space="preserve"> :</w:t>
      </w:r>
      <w:r w:rsidRPr="001828E8">
        <w:rPr>
          <w:szCs w:val="24"/>
        </w:rPr>
        <w:t xml:space="preserve"> l'entité qui contient les informations nécessaire pour créer un job</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TriggerInfo</w:t>
      </w:r>
      <w:proofErr w:type="spellEnd"/>
      <w:r w:rsidRPr="001828E8">
        <w:rPr>
          <w:rStyle w:val="Strong"/>
          <w:rFonts w:eastAsia="Times New Roman" w:cs="Arial"/>
          <w:color w:val="000000"/>
          <w:szCs w:val="24"/>
        </w:rPr>
        <w:t xml:space="preserve"> :</w:t>
      </w:r>
      <w:r w:rsidRPr="001828E8">
        <w:rPr>
          <w:szCs w:val="24"/>
        </w:rPr>
        <w:t xml:space="preserve"> l'entité qui collecte les informations nécessaire</w:t>
      </w:r>
      <w:ins w:id="626" w:author="lchabot" w:date="2015-09-03T17:12:00Z">
        <w:r w:rsidR="00EB2CD5">
          <w:rPr>
            <w:szCs w:val="24"/>
          </w:rPr>
          <w:t>s</w:t>
        </w:r>
      </w:ins>
      <w:r w:rsidRPr="001828E8">
        <w:rPr>
          <w:szCs w:val="24"/>
        </w:rPr>
        <w:t xml:space="preserve"> pour créer un Trigger  quartz</w:t>
      </w:r>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SchedulerManager</w:t>
      </w:r>
      <w:proofErr w:type="spellEnd"/>
      <w:r w:rsidRPr="001828E8">
        <w:rPr>
          <w:rStyle w:val="Strong"/>
          <w:rFonts w:eastAsia="Times New Roman" w:cs="Arial"/>
          <w:color w:val="000000"/>
          <w:szCs w:val="24"/>
        </w:rPr>
        <w:t>:</w:t>
      </w:r>
      <w:r w:rsidR="003E3E5D">
        <w:rPr>
          <w:szCs w:val="24"/>
        </w:rPr>
        <w:t xml:space="preserve"> l'en</w:t>
      </w:r>
      <w:r w:rsidRPr="001828E8">
        <w:rPr>
          <w:szCs w:val="24"/>
        </w:rPr>
        <w:t xml:space="preserve">tité qui représente l'entité </w:t>
      </w:r>
      <w:proofErr w:type="spellStart"/>
      <w:r w:rsidRPr="001828E8">
        <w:rPr>
          <w:szCs w:val="24"/>
        </w:rPr>
        <w:t>scheduler</w:t>
      </w:r>
      <w:proofErr w:type="spellEnd"/>
      <w:r w:rsidRPr="001828E8">
        <w:rPr>
          <w:szCs w:val="24"/>
        </w:rPr>
        <w:t xml:space="preserve"> </w:t>
      </w:r>
      <w:del w:id="627" w:author="lchabot" w:date="2015-09-03T17:12:00Z">
        <w:r w:rsidRPr="001828E8" w:rsidDel="00EB2CD5">
          <w:rPr>
            <w:szCs w:val="24"/>
          </w:rPr>
          <w:delText xml:space="preserve">du </w:delText>
        </w:r>
      </w:del>
      <w:ins w:id="628" w:author="lchabot" w:date="2015-09-03T17:12:00Z">
        <w:r w:rsidR="00EB2CD5" w:rsidRPr="001828E8">
          <w:rPr>
            <w:szCs w:val="24"/>
          </w:rPr>
          <w:t>d</w:t>
        </w:r>
        <w:r w:rsidR="00EB2CD5">
          <w:rPr>
            <w:szCs w:val="24"/>
          </w:rPr>
          <w:t>e</w:t>
        </w:r>
        <w:r w:rsidR="00EB2CD5" w:rsidRPr="001828E8">
          <w:rPr>
            <w:szCs w:val="24"/>
          </w:rPr>
          <w:t xml:space="preserve"> </w:t>
        </w:r>
      </w:ins>
      <w:del w:id="629" w:author="lchabot" w:date="2015-09-03T17:12:00Z">
        <w:r w:rsidRPr="001828E8" w:rsidDel="00EB2CD5">
          <w:rPr>
            <w:szCs w:val="24"/>
          </w:rPr>
          <w:delText>quartz</w:delText>
        </w:r>
      </w:del>
      <w:ins w:id="630" w:author="lchabot" w:date="2015-09-03T17:12:00Z">
        <w:r w:rsidR="00EB2CD5">
          <w:rPr>
            <w:szCs w:val="24"/>
          </w:rPr>
          <w:t>Q</w:t>
        </w:r>
        <w:r w:rsidR="00EB2CD5" w:rsidRPr="001828E8">
          <w:rPr>
            <w:szCs w:val="24"/>
          </w:rPr>
          <w:t>uartz</w:t>
        </w:r>
      </w:ins>
    </w:p>
    <w:p w:rsidR="001828E8" w:rsidRPr="001828E8" w:rsidRDefault="001828E8" w:rsidP="001828E8">
      <w:pPr>
        <w:pStyle w:val="ListParagraph"/>
        <w:numPr>
          <w:ilvl w:val="0"/>
          <w:numId w:val="17"/>
        </w:numPr>
        <w:rPr>
          <w:szCs w:val="24"/>
        </w:rPr>
      </w:pPr>
      <w:proofErr w:type="spellStart"/>
      <w:r w:rsidRPr="001828E8">
        <w:rPr>
          <w:rStyle w:val="Strong"/>
          <w:rFonts w:eastAsia="Times New Roman" w:cs="Arial"/>
          <w:color w:val="000000"/>
          <w:szCs w:val="24"/>
        </w:rPr>
        <w:t>ExecHistory</w:t>
      </w:r>
      <w:proofErr w:type="spellEnd"/>
      <w:r w:rsidRPr="001828E8">
        <w:rPr>
          <w:rStyle w:val="Strong"/>
          <w:rFonts w:eastAsia="Times New Roman" w:cs="Arial"/>
          <w:color w:val="000000"/>
          <w:szCs w:val="24"/>
        </w:rPr>
        <w:t xml:space="preserve"> :</w:t>
      </w:r>
      <w:r w:rsidRPr="001828E8">
        <w:rPr>
          <w:szCs w:val="24"/>
        </w:rPr>
        <w:t xml:space="preserve"> l'entité qui contien</w:t>
      </w:r>
      <w:ins w:id="631" w:author="lchabot" w:date="2015-09-03T17:13:00Z">
        <w:r w:rsidR="00EB2CD5">
          <w:rPr>
            <w:szCs w:val="24"/>
          </w:rPr>
          <w:t>t</w:t>
        </w:r>
      </w:ins>
      <w:del w:id="632" w:author="lchabot" w:date="2015-09-03T17:13:00Z">
        <w:r w:rsidRPr="001828E8" w:rsidDel="00EB2CD5">
          <w:rPr>
            <w:szCs w:val="24"/>
          </w:rPr>
          <w:delText>ne</w:delText>
        </w:r>
      </w:del>
      <w:r w:rsidRPr="001828E8">
        <w:rPr>
          <w:szCs w:val="24"/>
        </w:rPr>
        <w:t xml:space="preserve"> les informations catchées du </w:t>
      </w:r>
      <w:proofErr w:type="spellStart"/>
      <w:r w:rsidRPr="001828E8">
        <w:rPr>
          <w:szCs w:val="24"/>
        </w:rPr>
        <w:t>listener</w:t>
      </w:r>
      <w:proofErr w:type="spellEnd"/>
      <w:r w:rsidRPr="001828E8">
        <w:rPr>
          <w:szCs w:val="24"/>
        </w:rPr>
        <w:t xml:space="preserve"> </w:t>
      </w:r>
      <w:del w:id="633" w:author="lchabot" w:date="2015-09-03T17:13:00Z">
        <w:r w:rsidRPr="001828E8" w:rsidDel="00EB2CD5">
          <w:rPr>
            <w:szCs w:val="24"/>
          </w:rPr>
          <w:delText xml:space="preserve">du </w:delText>
        </w:r>
      </w:del>
      <w:ins w:id="634" w:author="lchabot" w:date="2015-09-03T17:13:00Z">
        <w:r w:rsidR="00EB2CD5" w:rsidRPr="001828E8">
          <w:rPr>
            <w:szCs w:val="24"/>
          </w:rPr>
          <w:t>d</w:t>
        </w:r>
        <w:r w:rsidR="00EB2CD5">
          <w:rPr>
            <w:szCs w:val="24"/>
          </w:rPr>
          <w:t>e</w:t>
        </w:r>
        <w:r w:rsidR="00EB2CD5" w:rsidRPr="001828E8">
          <w:rPr>
            <w:szCs w:val="24"/>
          </w:rPr>
          <w:t xml:space="preserve"> </w:t>
        </w:r>
      </w:ins>
      <w:del w:id="635" w:author="lchabot" w:date="2015-09-03T17:13:00Z">
        <w:r w:rsidRPr="001828E8" w:rsidDel="00EB2CD5">
          <w:rPr>
            <w:szCs w:val="24"/>
          </w:rPr>
          <w:delText xml:space="preserve">quartz </w:delText>
        </w:r>
      </w:del>
      <w:ins w:id="636" w:author="lchabot" w:date="2015-09-03T17:13:00Z">
        <w:r w:rsidR="00EB2CD5">
          <w:rPr>
            <w:szCs w:val="24"/>
          </w:rPr>
          <w:t>Q</w:t>
        </w:r>
        <w:r w:rsidR="00EB2CD5" w:rsidRPr="001828E8">
          <w:rPr>
            <w:szCs w:val="24"/>
          </w:rPr>
          <w:t xml:space="preserve">uartz </w:t>
        </w:r>
      </w:ins>
      <w:r w:rsidRPr="001828E8">
        <w:rPr>
          <w:szCs w:val="24"/>
        </w:rPr>
        <w:t>sur les exécutions</w:t>
      </w:r>
    </w:p>
    <w:p w:rsidR="00BE7070" w:rsidRPr="00AA07B4" w:rsidRDefault="001828E8" w:rsidP="00BE7070">
      <w:pPr>
        <w:pStyle w:val="ListParagraph"/>
        <w:numPr>
          <w:ilvl w:val="0"/>
          <w:numId w:val="17"/>
        </w:numPr>
        <w:rPr>
          <w:szCs w:val="24"/>
        </w:rPr>
      </w:pPr>
      <w:proofErr w:type="spellStart"/>
      <w:r w:rsidRPr="001828E8">
        <w:rPr>
          <w:rStyle w:val="Strong"/>
          <w:rFonts w:eastAsia="Times New Roman" w:cs="Arial"/>
          <w:color w:val="000000"/>
          <w:szCs w:val="24"/>
        </w:rPr>
        <w:t>Process</w:t>
      </w:r>
      <w:proofErr w:type="spellEnd"/>
      <w:r w:rsidRPr="001828E8">
        <w:rPr>
          <w:rStyle w:val="Strong"/>
          <w:rFonts w:eastAsia="Times New Roman" w:cs="Arial"/>
          <w:color w:val="000000"/>
          <w:szCs w:val="24"/>
        </w:rPr>
        <w:t xml:space="preserve"> :</w:t>
      </w:r>
      <w:r w:rsidRPr="001828E8">
        <w:rPr>
          <w:szCs w:val="24"/>
        </w:rPr>
        <w:t xml:space="preserve"> l'entité qui représente les infos nécessaire</w:t>
      </w:r>
      <w:ins w:id="637" w:author="lchabot" w:date="2015-09-03T17:13:00Z">
        <w:r w:rsidR="00EB2CD5">
          <w:rPr>
            <w:szCs w:val="24"/>
          </w:rPr>
          <w:t>s</w:t>
        </w:r>
      </w:ins>
      <w:r w:rsidRPr="001828E8">
        <w:rPr>
          <w:szCs w:val="24"/>
        </w:rPr>
        <w:t xml:space="preserve"> pour le traitement à exécuter</w:t>
      </w:r>
      <w:bookmarkEnd w:id="621"/>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proofErr w:type="spellStart"/>
      <w:r w:rsidRPr="00AA07B4">
        <w:rPr>
          <w:lang w:eastAsia="fr-FR"/>
        </w:rPr>
        <w:t>repository</w:t>
      </w:r>
      <w:proofErr w:type="spellEnd"/>
      <w:r w:rsidR="0026393B">
        <w:rPr>
          <w:lang w:eastAsia="fr-FR"/>
        </w:rPr>
        <w:t xml:space="preserve"> </w:t>
      </w:r>
      <w:r w:rsidRPr="00AA07B4">
        <w:rPr>
          <w:lang w:eastAsia="fr-FR"/>
        </w:rPr>
        <w:t>(couche Infrastructure), ses propres commandes</w:t>
      </w:r>
      <w:r w:rsidR="003E3E5D">
        <w:rPr>
          <w:lang w:eastAsia="fr-FR"/>
        </w:rPr>
        <w:t xml:space="preserve">, ses </w:t>
      </w:r>
      <w:proofErr w:type="spellStart"/>
      <w:r w:rsidRPr="00AA07B4">
        <w:rPr>
          <w:lang w:eastAsia="fr-FR"/>
        </w:rPr>
        <w:t>queries</w:t>
      </w:r>
      <w:proofErr w:type="spellEnd"/>
      <w:r w:rsidRPr="00AA07B4">
        <w:rPr>
          <w:lang w:eastAsia="fr-FR"/>
        </w:rPr>
        <w:t xml:space="preserve"> et enfin </w:t>
      </w:r>
      <w:del w:id="638" w:author="lchabot" w:date="2015-09-03T17:13:00Z">
        <w:r w:rsidRPr="00AA07B4" w:rsidDel="00EB2CD5">
          <w:rPr>
            <w:lang w:eastAsia="fr-FR"/>
          </w:rPr>
          <w:delText xml:space="preserve">ces </w:delText>
        </w:r>
      </w:del>
      <w:ins w:id="639" w:author="lchabot" w:date="2015-09-03T17:13:00Z">
        <w:r w:rsidR="00EB2CD5">
          <w:rPr>
            <w:lang w:eastAsia="fr-FR"/>
          </w:rPr>
          <w:t>s</w:t>
        </w:r>
        <w:r w:rsidR="00EB2CD5" w:rsidRPr="00AA07B4">
          <w:rPr>
            <w:lang w:eastAsia="fr-FR"/>
          </w:rPr>
          <w:t xml:space="preserve">es </w:t>
        </w:r>
      </w:ins>
      <w:r w:rsidRPr="00AA07B4">
        <w:rPr>
          <w:lang w:eastAsia="fr-FR"/>
        </w:rPr>
        <w:t>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ins w:id="640" w:author="lchabot" w:date="2015-09-03T17:13:00Z">
        <w:r w:rsidR="00EB2CD5">
          <w:t>En c</w:t>
        </w:r>
      </w:ins>
      <w:del w:id="641" w:author="lchabot" w:date="2015-09-03T17:13:00Z">
        <w:r w:rsidRPr="00AA07B4" w:rsidDel="00EB2CD5">
          <w:rPr>
            <w:lang w:eastAsia="fr-FR"/>
          </w:rPr>
          <w:delText>C</w:delText>
        </w:r>
      </w:del>
      <w:r w:rsidRPr="00AA07B4">
        <w:rPr>
          <w:lang w:eastAsia="fr-FR"/>
        </w:rPr>
        <w:t xml:space="preserve">e qui concerne le branchement du </w:t>
      </w:r>
      <w:proofErr w:type="spellStart"/>
      <w:r w:rsidRPr="00AA07B4">
        <w:rPr>
          <w:lang w:eastAsia="fr-FR"/>
        </w:rPr>
        <w:t>framework</w:t>
      </w:r>
      <w:proofErr w:type="spellEnd"/>
      <w:r w:rsidRPr="00AA07B4">
        <w:rPr>
          <w:lang w:eastAsia="fr-FR"/>
        </w:rPr>
        <w:t xml:space="preserve"> </w:t>
      </w:r>
      <w:ins w:id="642" w:author="lchabot" w:date="2015-09-03T17:14:00Z">
        <w:r w:rsidR="00EB2CD5">
          <w:rPr>
            <w:lang w:eastAsia="fr-FR"/>
          </w:rPr>
          <w:t xml:space="preserve">Quartz </w:t>
        </w:r>
      </w:ins>
      <w:r w:rsidRPr="00AA07B4">
        <w:rPr>
          <w:lang w:eastAsia="fr-FR"/>
        </w:rPr>
        <w:t>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 xml:space="preserve">Alors, on peut considérer </w:t>
      </w:r>
      <w:del w:id="643" w:author="lchabot" w:date="2015-09-03T17:14:00Z">
        <w:r w:rsidRPr="003E3E5D" w:rsidDel="00EB2CD5">
          <w:delText>qu</w:delText>
        </w:r>
        <w:r w:rsidR="003E3E5D" w:rsidDel="00EB2CD5">
          <w:delText xml:space="preserve">artz </w:delText>
        </w:r>
      </w:del>
      <w:ins w:id="644" w:author="lchabot" w:date="2015-09-03T17:14:00Z">
        <w:r w:rsidR="00EB2CD5">
          <w:t>Q</w:t>
        </w:r>
        <w:r w:rsidR="00EB2CD5" w:rsidRPr="003E3E5D">
          <w:t>u</w:t>
        </w:r>
        <w:r w:rsidR="00EB2CD5">
          <w:t xml:space="preserve">artz </w:t>
        </w:r>
      </w:ins>
      <w:r w:rsidR="003E3E5D">
        <w:t xml:space="preserve">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 xml:space="preserve">programmatique à partir des paramètres </w:t>
      </w:r>
      <w:del w:id="645" w:author="lchabot" w:date="2015-09-03T17:14:00Z">
        <w:r w:rsidRPr="00AA07B4" w:rsidDel="00EB2CD5">
          <w:rPr>
            <w:lang w:eastAsia="fr-FR"/>
          </w:rPr>
          <w:delText xml:space="preserve">définie </w:delText>
        </w:r>
      </w:del>
      <w:ins w:id="646" w:author="lchabot" w:date="2015-09-03T17:14:00Z">
        <w:r w:rsidR="00EB2CD5" w:rsidRPr="00AA07B4">
          <w:rPr>
            <w:lang w:eastAsia="fr-FR"/>
          </w:rPr>
          <w:t>défini</w:t>
        </w:r>
        <w:r w:rsidR="00EB2CD5">
          <w:rPr>
            <w:lang w:eastAsia="fr-FR"/>
          </w:rPr>
          <w:t>s</w:t>
        </w:r>
        <w:r w:rsidR="00EB2CD5" w:rsidRPr="00AA07B4">
          <w:rPr>
            <w:lang w:eastAsia="fr-FR"/>
          </w:rPr>
          <w:t xml:space="preserve"> </w:t>
        </w:r>
      </w:ins>
      <w:r w:rsidRPr="00AA07B4">
        <w:rPr>
          <w:lang w:eastAsia="fr-FR"/>
        </w:rPr>
        <w:t>dans le fichier standalone.xml du serveur.</w:t>
      </w:r>
    </w:p>
    <w:p w:rsidR="004D38D0" w:rsidRDefault="004D38D0" w:rsidP="00603BFB">
      <w:pPr>
        <w:pStyle w:val="Heading3"/>
      </w:pPr>
      <w:bookmarkStart w:id="647" w:name="_Toc428305893"/>
      <w:bookmarkStart w:id="648" w:name="_Toc428306431"/>
      <w:bookmarkStart w:id="649" w:name="_Toc428613338"/>
      <w:bookmarkStart w:id="650" w:name="_Toc428908812"/>
      <w:bookmarkStart w:id="651" w:name="_Toc428910439"/>
      <w:bookmarkStart w:id="652" w:name="_Toc428916993"/>
      <w:bookmarkStart w:id="653" w:name="_Toc428984326"/>
      <w:bookmarkStart w:id="654" w:name="_Toc429002637"/>
      <w:bookmarkStart w:id="655" w:name="_Toc429003372"/>
      <w:bookmarkStart w:id="656" w:name="_Toc429003562"/>
      <w:r w:rsidRPr="00593369">
        <w:t>Réalisation</w:t>
      </w:r>
      <w:bookmarkEnd w:id="647"/>
      <w:bookmarkEnd w:id="648"/>
      <w:bookmarkEnd w:id="649"/>
      <w:bookmarkEnd w:id="650"/>
      <w:bookmarkEnd w:id="651"/>
      <w:bookmarkEnd w:id="652"/>
      <w:bookmarkEnd w:id="653"/>
      <w:bookmarkEnd w:id="654"/>
      <w:bookmarkEnd w:id="655"/>
      <w:bookmarkEnd w:id="656"/>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w:t>
      </w:r>
      <w:proofErr w:type="spellStart"/>
      <w:r w:rsidR="00BD28C8">
        <w:t>scheduler</w:t>
      </w:r>
      <w:proofErr w:type="spellEnd"/>
      <w:r w:rsidR="00BD28C8">
        <w:t xml:space="preserve">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w:t>
      </w:r>
      <w:proofErr w:type="spellStart"/>
      <w:r w:rsidR="00BD28C8">
        <w:t>event</w:t>
      </w:r>
      <w:proofErr w:type="spellEnd"/>
      <w:r w:rsidR="00BD28C8">
        <w:t xml:space="preserve"> </w:t>
      </w:r>
      <w:proofErr w:type="spellStart"/>
      <w:r w:rsidR="00BD28C8">
        <w:t>sourcing</w:t>
      </w:r>
      <w:proofErr w:type="spellEnd"/>
      <w:r w:rsidR="00BD28C8">
        <w:t>. Dans une autre partie des travaux, j’ai été mené à réaliser un prototype IHM qui expose les fonctionnalités nécessaire du module.</w:t>
      </w:r>
    </w:p>
    <w:p w:rsidR="001828E8" w:rsidRDefault="001828E8" w:rsidP="001828E8">
      <w:pPr>
        <w:pStyle w:val="Heading4"/>
      </w:pPr>
      <w:proofErr w:type="spellStart"/>
      <w:r>
        <w:t>Backend</w:t>
      </w:r>
      <w:proofErr w:type="spellEnd"/>
      <w:r>
        <w:t xml:space="preserve">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w:t>
      </w:r>
      <w:proofErr w:type="spellStart"/>
      <w:r w:rsidR="0007678E">
        <w:t>shared-kernel</w:t>
      </w:r>
      <w:proofErr w:type="spellEnd"/>
      <w:r w:rsidR="0007678E">
        <w:t>,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A4638E" w:rsidP="003356BA">
      <w:pPr>
        <w:keepNext/>
        <w:jc w:val="center"/>
        <w:rPr>
          <w:sz w:val="32"/>
        </w:rPr>
      </w:pPr>
      <w:r>
        <w:rPr>
          <w:noProof/>
          <w:sz w:val="32"/>
          <w:lang w:eastAsia="fr-FR"/>
        </w:rPr>
        <w:pict>
          <v:shape id="_x0000_i1030" type="#_x0000_t75" style="width:366.4pt;height:261.6pt">
            <v:imagedata r:id="rId38" o:title="scheduler"/>
          </v:shape>
        </w:pict>
      </w:r>
    </w:p>
    <w:p w:rsidR="001828E8" w:rsidRPr="003356BA" w:rsidRDefault="003356BA" w:rsidP="0007678E">
      <w:pPr>
        <w:jc w:val="center"/>
        <w:rPr>
          <w:rFonts w:eastAsia="Times New Roman" w:cs="Times New Roman"/>
          <w:lang w:eastAsia="fr-FR"/>
        </w:rPr>
      </w:pPr>
      <w:bookmarkStart w:id="657" w:name="_Toc429059356"/>
      <w:r w:rsidRPr="003356BA">
        <w:t xml:space="preserve">Figure </w:t>
      </w:r>
      <w:r w:rsidR="00F249A1">
        <w:fldChar w:fldCharType="begin"/>
      </w:r>
      <w:r w:rsidR="005B0F1B">
        <w:instrText xml:space="preserve"> SEQ Figure \* ARABIC </w:instrText>
      </w:r>
      <w:r w:rsidR="00F249A1">
        <w:fldChar w:fldCharType="separate"/>
      </w:r>
      <w:r w:rsidR="00361236">
        <w:rPr>
          <w:noProof/>
        </w:rPr>
        <w:t>11</w:t>
      </w:r>
      <w:r w:rsidR="00F249A1">
        <w:rPr>
          <w:noProof/>
        </w:rPr>
        <w:fldChar w:fldCharType="end"/>
      </w:r>
      <w:r w:rsidRPr="003356BA">
        <w:t xml:space="preserve">: </w:t>
      </w:r>
      <w:r w:rsidR="00361236">
        <w:t xml:space="preserve">Architecture du module </w:t>
      </w:r>
      <w:proofErr w:type="spellStart"/>
      <w:r w:rsidRPr="003356BA">
        <w:t>Scheduler</w:t>
      </w:r>
      <w:bookmarkEnd w:id="657"/>
      <w:proofErr w:type="spellEnd"/>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w:t>
      </w:r>
      <w:del w:id="658" w:author="lchabot" w:date="2015-09-03T17:15:00Z">
        <w:r w:rsidRPr="004F179C" w:rsidDel="00EB2CD5">
          <w:delText xml:space="preserve">les </w:delText>
        </w:r>
      </w:del>
      <w:ins w:id="659" w:author="lchabot" w:date="2015-09-03T17:15:00Z">
        <w:r w:rsidR="00EB2CD5">
          <w:t>d</w:t>
        </w:r>
        <w:r w:rsidR="00EB2CD5" w:rsidRPr="004F179C">
          <w:t xml:space="preserve">es </w:t>
        </w:r>
      </w:ins>
      <w:r w:rsidRPr="004F179C">
        <w:t>configurations standard du serveur d’application. Mais</w:t>
      </w:r>
      <w:r w:rsidR="0007678E">
        <w:t>,</w:t>
      </w:r>
      <w:r w:rsidRPr="004F179C">
        <w:t xml:space="preserve"> il était impérativement nécessaire de créer un fichier .</w:t>
      </w:r>
      <w:proofErr w:type="spellStart"/>
      <w:r w:rsidRPr="004F179C">
        <w:t>xml</w:t>
      </w:r>
      <w:proofErr w:type="spellEnd"/>
      <w:r w:rsidRPr="004F179C">
        <w:t xml:space="preserve"> associé à la ressource de la couche infrastructure pour mettre en place les scripts de création de schéma de données </w:t>
      </w:r>
      <w:del w:id="660" w:author="lchabot" w:date="2015-09-03T17:15:00Z">
        <w:r w:rsidRPr="004F179C" w:rsidDel="00EB2CD5">
          <w:delText>quartz</w:delText>
        </w:r>
      </w:del>
      <w:ins w:id="661" w:author="lchabot" w:date="2015-09-03T17:15:00Z">
        <w:r w:rsidR="00EB2CD5">
          <w:t>Q</w:t>
        </w:r>
        <w:r w:rsidR="00EB2CD5" w:rsidRPr="004F179C">
          <w:t>uartz</w:t>
        </w:r>
      </w:ins>
      <w:r w:rsidRPr="004F179C">
        <w:t>. On trouve aussi dans ce fichier</w:t>
      </w:r>
      <w:r w:rsidR="0007678E">
        <w:t xml:space="preserve">, par exemple, </w:t>
      </w:r>
      <w:r w:rsidRPr="004F179C">
        <w:t xml:space="preserve">l’activation du </w:t>
      </w:r>
      <w:proofErr w:type="spellStart"/>
      <w:r w:rsidRPr="004F179C">
        <w:t>scheduler</w:t>
      </w:r>
      <w:proofErr w:type="spellEnd"/>
      <w:r w:rsidRPr="004F179C">
        <w:t xml:space="preserve">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schedulerQuartzConfiguration</w:t>
      </w:r>
      <w:proofErr w:type="spellEnd"/>
      <w:r w:rsidRPr="00C33E63">
        <w:rPr>
          <w:rFonts w:ascii="Consolas" w:hAnsi="Consolas" w:cs="Consolas"/>
          <w:sz w:val="22"/>
          <w:szCs w:val="24"/>
          <w:lang w:val="en-US"/>
        </w:rPr>
        <w:t xml:space="preserve"> </w:t>
      </w:r>
      <w:proofErr w:type="spellStart"/>
      <w:r w:rsidRPr="00C33E63">
        <w:rPr>
          <w:rFonts w:ascii="Consolas" w:hAnsi="Consolas" w:cs="Consolas"/>
          <w:color w:val="7F007F"/>
          <w:sz w:val="22"/>
          <w:szCs w:val="24"/>
          <w:lang w:val="en-US"/>
        </w:rPr>
        <w:t>xmlns:xsi</w:t>
      </w:r>
      <w:proofErr w:type="spellEnd"/>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threadCount</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threadPriority</w:t>
      </w:r>
      <w:proofErr w:type="spellEnd"/>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proofErr w:type="spellStart"/>
      <w:r w:rsidRPr="00C33E63">
        <w:rPr>
          <w:rFonts w:ascii="Consolas" w:hAnsi="Consolas" w:cs="Consolas"/>
          <w:color w:val="3F7F7F"/>
          <w:sz w:val="22"/>
          <w:szCs w:val="24"/>
          <w:lang w:val="en-US"/>
        </w:rPr>
        <w:t>clusterCheckinInterval</w:t>
      </w:r>
      <w:proofErr w:type="spellEnd"/>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proofErr w:type="spellStart"/>
      <w:r w:rsidRPr="008B3F31">
        <w:rPr>
          <w:rFonts w:ascii="Consolas" w:hAnsi="Consolas" w:cs="Consolas"/>
          <w:color w:val="3F7F7F"/>
          <w:sz w:val="22"/>
          <w:szCs w:val="24"/>
          <w:lang w:val="en-US"/>
        </w:rPr>
        <w:t>schedulerQuartzConfiguration</w:t>
      </w:r>
      <w:proofErr w:type="spellEnd"/>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Heading4"/>
        <w:rPr>
          <w:lang w:val="en-US"/>
        </w:rPr>
      </w:pPr>
      <w:r>
        <w:rPr>
          <w:lang w:val="en-US"/>
        </w:rPr>
        <w:t>Prototype IHM</w:t>
      </w:r>
      <w:r w:rsidR="00AB4BD1" w:rsidRPr="008B3F31">
        <w:rPr>
          <w:lang w:val="en-US"/>
        </w:rPr>
        <w:t xml:space="preserve">: </w:t>
      </w:r>
    </w:p>
    <w:p w:rsidR="00AB4BD1" w:rsidRPr="00AB4BD1" w:rsidRDefault="00AB4BD1" w:rsidP="00AB4BD1">
      <w:r w:rsidRPr="00A4638E">
        <w:rPr>
          <w:lang w:val="en-US"/>
        </w:rPr>
        <w:t xml:space="preserve">      </w:t>
      </w:r>
      <w:r w:rsidRPr="00AB4BD1">
        <w:t xml:space="preserve">Dans une première partie de ces travaux, j’ai été mené à </w:t>
      </w:r>
      <w:del w:id="662" w:author="lchabot" w:date="2015-09-03T17:16:00Z">
        <w:r w:rsidRPr="00AB4BD1" w:rsidDel="00EB2CD5">
          <w:delText xml:space="preserve">désigner </w:delText>
        </w:r>
      </w:del>
      <w:ins w:id="663" w:author="lchabot" w:date="2015-09-03T17:16:00Z">
        <w:r w:rsidR="00EB2CD5">
          <w:t>« de</w:t>
        </w:r>
        <w:r w:rsidR="00EB2CD5" w:rsidRPr="00AB4BD1">
          <w:t>signer</w:t>
        </w:r>
        <w:r w:rsidR="00EB2CD5">
          <w:t> »</w:t>
        </w:r>
        <w:r w:rsidR="00EB2CD5" w:rsidRPr="00AB4BD1">
          <w:t xml:space="preserve"> </w:t>
        </w:r>
      </w:ins>
      <w:r w:rsidRPr="00AB4BD1">
        <w:t xml:space="preserve">des maquettes simple et basique pour visualiser et tester tous les fonctionnalités </w:t>
      </w:r>
      <w:del w:id="664" w:author="lchabot" w:date="2015-09-03T17:16:00Z">
        <w:r w:rsidRPr="00AB4BD1" w:rsidDel="00EB2CD5">
          <w:delText>dév</w:delText>
        </w:r>
        <w:r w:rsidR="0007678E" w:rsidDel="00EB2CD5">
          <w:delText>e</w:delText>
        </w:r>
        <w:r w:rsidRPr="00AB4BD1" w:rsidDel="00EB2CD5">
          <w:delText xml:space="preserve">lopper </w:delText>
        </w:r>
      </w:del>
      <w:ins w:id="665" w:author="lchabot" w:date="2015-09-03T17:16:00Z">
        <w:r w:rsidR="00EB2CD5" w:rsidRPr="00AB4BD1">
          <w:t>dév</w:t>
        </w:r>
        <w:r w:rsidR="00EB2CD5">
          <w:t>e</w:t>
        </w:r>
        <w:r w:rsidR="00EB2CD5" w:rsidRPr="00AB4BD1">
          <w:t>lopp</w:t>
        </w:r>
        <w:r w:rsidR="00EB2CD5">
          <w:t>ées</w:t>
        </w:r>
        <w:r w:rsidR="00EB2CD5" w:rsidRPr="00AB4BD1">
          <w:t xml:space="preserve"> </w:t>
        </w:r>
      </w:ins>
      <w:r w:rsidRPr="00AB4BD1">
        <w:t>dans le module. Avant de commencer les travaux IHM, les maquettes ont été validées par le Product Manager</w:t>
      </w:r>
      <w:ins w:id="666" w:author="lchabot" w:date="2015-09-03T17:18:00Z">
        <w:r w:rsidR="00EB2CD5">
          <w:t>. Ces maquettes respectent les choix des briques techniques GUI p</w:t>
        </w:r>
      </w:ins>
      <w:ins w:id="667" w:author="lchabot" w:date="2015-09-03T17:19:00Z">
        <w:r w:rsidR="00EB2CD5">
          <w:t>our le socle</w:t>
        </w:r>
      </w:ins>
      <w:del w:id="668" w:author="lchabot" w:date="2015-09-03T17:19:00Z">
        <w:r w:rsidRPr="00AB4BD1" w:rsidDel="00EB2CD5">
          <w:delText>.</w:delText>
        </w:r>
      </w:del>
      <w:ins w:id="669" w:author="lchabot" w:date="2015-09-03T17:19:00Z">
        <w:r w:rsidR="00EB2CD5">
          <w:t> :</w:t>
        </w:r>
      </w:ins>
      <w:del w:id="670" w:author="lchabot" w:date="2015-09-03T17:17:00Z">
        <w:r w:rsidRPr="00AB4BD1" w:rsidDel="00EB2CD5">
          <w:delText xml:space="preserve"> Il m’a demandé de se baser sur les Framework</w:delText>
        </w:r>
      </w:del>
      <w:proofErr w:type="gramStart"/>
      <w:r w:rsidRPr="00AB4BD1">
        <w:t> :</w:t>
      </w:r>
      <w:proofErr w:type="gramEnd"/>
      <w:r w:rsidRPr="00AB4BD1">
        <w:t xml:space="preserve"> </w:t>
      </w:r>
    </w:p>
    <w:p w:rsidR="00AB4BD1" w:rsidRPr="00AB4BD1" w:rsidRDefault="00AB4BD1" w:rsidP="00AB4BD1">
      <w:pPr>
        <w:pStyle w:val="ListParagraph"/>
        <w:numPr>
          <w:ilvl w:val="0"/>
          <w:numId w:val="19"/>
        </w:numPr>
      </w:pPr>
      <w:proofErr w:type="spellStart"/>
      <w:r w:rsidRPr="00AB4BD1">
        <w:t>Bootstrap</w:t>
      </w:r>
      <w:proofErr w:type="spellEnd"/>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ListParagraph"/>
        <w:numPr>
          <w:ilvl w:val="0"/>
          <w:numId w:val="19"/>
        </w:numPr>
      </w:pPr>
      <w:proofErr w:type="spellStart"/>
      <w:r w:rsidRPr="00AB4BD1">
        <w:t>Primefaces</w:t>
      </w:r>
      <w:proofErr w:type="spellEnd"/>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Heading4Char"/>
          <w:u w:val="single"/>
        </w:rPr>
        <w:t>Tableau de bord</w:t>
      </w:r>
      <w:r w:rsidR="00AB4BD1" w:rsidRPr="00AB4BD1">
        <w:rPr>
          <w:rStyle w:val="Heading4Char"/>
          <w:u w:val="single"/>
        </w:rPr>
        <w:t>:</w:t>
      </w:r>
      <w:r w:rsidR="00AB4BD1">
        <w:t xml:space="preserve"> </w:t>
      </w:r>
      <w:r w:rsidR="00AB4BD1" w:rsidRPr="00AB4BD1">
        <w:t>où on peut trouver d’une part, le</w:t>
      </w:r>
      <w:r>
        <w:t xml:space="preserve">s </w:t>
      </w:r>
      <w:del w:id="671" w:author="lchabot" w:date="2015-09-03T17:19:00Z">
        <w:r w:rsidDel="00EB2CD5">
          <w:delText xml:space="preserve">taches </w:delText>
        </w:r>
      </w:del>
      <w:ins w:id="672" w:author="lchabot" w:date="2015-09-03T17:19:00Z">
        <w:r w:rsidR="00EB2CD5">
          <w:t xml:space="preserve">tâches </w:t>
        </w:r>
      </w:ins>
      <w:r>
        <w:t xml:space="preserve">en cours d’exécution, et </w:t>
      </w:r>
      <w:r w:rsidR="00AB4BD1" w:rsidRPr="00AB4BD1">
        <w:t>d’autre</w:t>
      </w:r>
      <w:r>
        <w:t xml:space="preserve"> part une vue global</w:t>
      </w:r>
      <w:ins w:id="673" w:author="lchabot" w:date="2015-09-03T17:19:00Z">
        <w:r w:rsidR="00EB2CD5">
          <w:t>e</w:t>
        </w:r>
      </w:ins>
      <w:r>
        <w:t xml:space="preserve"> sur l’état</w:t>
      </w:r>
      <w:r w:rsidR="00AB4BD1" w:rsidRPr="00AB4BD1">
        <w:t xml:space="preserve"> du </w:t>
      </w:r>
      <w:proofErr w:type="spellStart"/>
      <w:r w:rsidR="00AB4BD1" w:rsidRPr="00AB4BD1">
        <w:t>scheduler</w:t>
      </w:r>
      <w:proofErr w:type="spellEnd"/>
      <w:r w:rsidR="00AB4BD1" w:rsidRPr="00AB4BD1">
        <w:t xml:space="preserve">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674" w:name="_Toc429059357"/>
      <w:r>
        <w:t xml:space="preserve">Figure </w:t>
      </w:r>
      <w:r w:rsidR="00F249A1">
        <w:fldChar w:fldCharType="begin"/>
      </w:r>
      <w:r w:rsidR="005B0F1B">
        <w:instrText xml:space="preserve"> SEQ Figure \* ARABIC </w:instrText>
      </w:r>
      <w:r w:rsidR="00F249A1">
        <w:fldChar w:fldCharType="separate"/>
      </w:r>
      <w:r>
        <w:rPr>
          <w:noProof/>
        </w:rPr>
        <w:t>12</w:t>
      </w:r>
      <w:r w:rsidR="00F249A1">
        <w:rPr>
          <w:noProof/>
        </w:rPr>
        <w:fldChar w:fldCharType="end"/>
      </w:r>
      <w:r>
        <w:t xml:space="preserve">:capture </w:t>
      </w:r>
      <w:del w:id="675" w:author="lchabot" w:date="2015-09-03T17:19:00Z">
        <w:r w:rsidDel="00EB2CD5">
          <w:delText xml:space="preserve">d'ecran </w:delText>
        </w:r>
      </w:del>
      <w:ins w:id="676" w:author="lchabot" w:date="2015-09-03T17:19:00Z">
        <w:r w:rsidR="00EB2CD5">
          <w:t>d'</w:t>
        </w:r>
        <w:proofErr w:type="spellStart"/>
        <w:r w:rsidR="00EB2CD5">
          <w:t>ecran</w:t>
        </w:r>
        <w:proofErr w:type="spellEnd"/>
        <w:r w:rsidR="00EB2CD5">
          <w:t xml:space="preserve"> </w:t>
        </w:r>
      </w:ins>
      <w:r>
        <w:t xml:space="preserve">du </w:t>
      </w:r>
      <w:proofErr w:type="spellStart"/>
      <w:r>
        <w:t>dashbord</w:t>
      </w:r>
      <w:proofErr w:type="spellEnd"/>
      <w:r>
        <w:t xml:space="preserve"> </w:t>
      </w:r>
      <w:del w:id="677" w:author="lchabot" w:date="2015-09-03T17:19:00Z">
        <w:r w:rsidDel="00EB2CD5">
          <w:delText>coheris</w:delText>
        </w:r>
      </w:del>
      <w:bookmarkEnd w:id="674"/>
      <w:proofErr w:type="spellStart"/>
      <w:ins w:id="678" w:author="lchabot" w:date="2015-09-03T17:19:00Z">
        <w:r w:rsidR="00EB2CD5">
          <w:t>Coheris</w:t>
        </w:r>
      </w:ins>
      <w:proofErr w:type="spellEnd"/>
    </w:p>
    <w:p w:rsidR="00AB4BD1" w:rsidRPr="004F179C" w:rsidRDefault="00AB4BD1" w:rsidP="00AB4BD1">
      <w:r w:rsidRPr="00AB4BD1">
        <w:rPr>
          <w:rStyle w:val="Heading4Char"/>
          <w:u w:val="single"/>
        </w:rPr>
        <w:lastRenderedPageBreak/>
        <w:t xml:space="preserve">Gestionnaire de </w:t>
      </w:r>
      <w:del w:id="679" w:author="lchabot" w:date="2015-09-03T17:19:00Z">
        <w:r w:rsidRPr="00AB4BD1" w:rsidDel="00EB2CD5">
          <w:rPr>
            <w:rStyle w:val="Heading4Char"/>
            <w:u w:val="single"/>
          </w:rPr>
          <w:delText>taches </w:delText>
        </w:r>
      </w:del>
      <w:ins w:id="680" w:author="lchabot" w:date="2015-09-03T17:19:00Z">
        <w:r w:rsidR="00EB2CD5" w:rsidRPr="00AB4BD1">
          <w:rPr>
            <w:rStyle w:val="Heading4Char"/>
            <w:u w:val="single"/>
          </w:rPr>
          <w:t>t</w:t>
        </w:r>
        <w:r w:rsidR="00EB2CD5">
          <w:rPr>
            <w:rStyle w:val="Heading4Char"/>
            <w:u w:val="single"/>
          </w:rPr>
          <w:t>â</w:t>
        </w:r>
        <w:r w:rsidR="00EB2CD5" w:rsidRPr="00AB4BD1">
          <w:rPr>
            <w:rStyle w:val="Heading4Char"/>
            <w:u w:val="single"/>
          </w:rPr>
          <w:t>ches </w:t>
        </w:r>
      </w:ins>
      <w:r w:rsidRPr="00AB4BD1">
        <w:rPr>
          <w:rStyle w:val="Heading4Char"/>
          <w:u w:val="single"/>
        </w:rPr>
        <w:t>:</w:t>
      </w:r>
      <w:r>
        <w:rPr>
          <w:rStyle w:val="Heading4Char"/>
        </w:rPr>
        <w:t xml:space="preserve"> </w:t>
      </w:r>
      <w:r w:rsidR="0007678E">
        <w:t>D</w:t>
      </w:r>
      <w:r w:rsidRPr="004F179C">
        <w:t>ans cet</w:t>
      </w:r>
      <w:r w:rsidR="0007678E">
        <w:t>te</w:t>
      </w:r>
      <w:r w:rsidRPr="004F179C">
        <w:t xml:space="preserve"> vue</w:t>
      </w:r>
      <w:r w:rsidR="0007678E">
        <w:t>,</w:t>
      </w:r>
      <w:r w:rsidRPr="004F179C">
        <w:t xml:space="preserve"> on peut ajouter des </w:t>
      </w:r>
      <w:del w:id="681" w:author="lchabot" w:date="2015-09-03T17:19:00Z">
        <w:r w:rsidRPr="004F179C" w:rsidDel="00EB2CD5">
          <w:delText xml:space="preserve">taches </w:delText>
        </w:r>
      </w:del>
      <w:ins w:id="682" w:author="lchabot" w:date="2015-09-03T17:19:00Z">
        <w:r w:rsidR="00EB2CD5" w:rsidRPr="004F179C">
          <w:t>t</w:t>
        </w:r>
        <w:r w:rsidR="00EB2CD5">
          <w:t>â</w:t>
        </w:r>
        <w:r w:rsidR="00EB2CD5" w:rsidRPr="004F179C">
          <w:t xml:space="preserve">ches </w:t>
        </w:r>
      </w:ins>
      <w:r w:rsidRPr="004F179C">
        <w:t xml:space="preserve">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683" w:name="_Toc429059358"/>
      <w:r>
        <w:t xml:space="preserve">Figure </w:t>
      </w:r>
      <w:r w:rsidR="00F249A1">
        <w:fldChar w:fldCharType="begin"/>
      </w:r>
      <w:r w:rsidR="005B0F1B">
        <w:instrText xml:space="preserve"> SEQ Figure \* ARABIC </w:instrText>
      </w:r>
      <w:r w:rsidR="00F249A1">
        <w:fldChar w:fldCharType="separate"/>
      </w:r>
      <w:r>
        <w:rPr>
          <w:noProof/>
        </w:rPr>
        <w:t>13</w:t>
      </w:r>
      <w:r w:rsidR="00F249A1">
        <w:rPr>
          <w:noProof/>
        </w:rPr>
        <w:fldChar w:fldCharType="end"/>
      </w:r>
      <w:r>
        <w:t xml:space="preserve">:capture écran du gestionnaire de </w:t>
      </w:r>
      <w:del w:id="684" w:author="lchabot" w:date="2015-09-03T17:20:00Z">
        <w:r w:rsidDel="00EB2CD5">
          <w:delText>taches</w:delText>
        </w:r>
      </w:del>
      <w:bookmarkEnd w:id="683"/>
      <w:ins w:id="685" w:author="lchabot" w:date="2015-09-03T17:20:00Z">
        <w:r w:rsidR="00EB2CD5">
          <w:t>tâches</w:t>
        </w:r>
      </w:ins>
    </w:p>
    <w:p w:rsidR="00AB4BD1" w:rsidRDefault="00AB4BD1" w:rsidP="00AB4BD1">
      <w:r w:rsidRPr="00AB4BD1">
        <w:rPr>
          <w:rStyle w:val="Heading4Ch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686" w:name="_Toc429059359"/>
      <w:r>
        <w:t xml:space="preserve">Figure </w:t>
      </w:r>
      <w:r w:rsidR="00F249A1">
        <w:fldChar w:fldCharType="begin"/>
      </w:r>
      <w:r w:rsidR="005B0F1B">
        <w:instrText xml:space="preserve"> SEQ Figure \* ARABIC </w:instrText>
      </w:r>
      <w:r w:rsidR="00F249A1">
        <w:fldChar w:fldCharType="separate"/>
      </w:r>
      <w:r>
        <w:rPr>
          <w:noProof/>
        </w:rPr>
        <w:t>14</w:t>
      </w:r>
      <w:r w:rsidR="00F249A1">
        <w:rPr>
          <w:noProof/>
        </w:rPr>
        <w:fldChar w:fldCharType="end"/>
      </w:r>
      <w:r>
        <w:t xml:space="preserve">:Capture </w:t>
      </w:r>
      <w:del w:id="687" w:author="lchabot" w:date="2015-09-03T17:20:00Z">
        <w:r w:rsidDel="00EB2CD5">
          <w:delText xml:space="preserve">d'ecran </w:delText>
        </w:r>
      </w:del>
      <w:ins w:id="688" w:author="lchabot" w:date="2015-09-03T17:20:00Z">
        <w:r w:rsidR="00EB2CD5">
          <w:t xml:space="preserve">d'écran </w:t>
        </w:r>
      </w:ins>
      <w:r>
        <w:t>du gestionnaire des traitements</w:t>
      </w:r>
      <w:bookmarkEnd w:id="686"/>
    </w:p>
    <w:p w:rsidR="00AB4BD1" w:rsidRDefault="00AB4BD1" w:rsidP="00AB4BD1">
      <w:r w:rsidRPr="00AB4BD1">
        <w:rPr>
          <w:rStyle w:val="Heading4Char"/>
          <w:u w:val="single"/>
        </w:rPr>
        <w:t>Gestionnaire d’Historiques :</w:t>
      </w:r>
      <w:r>
        <w:t xml:space="preserve"> </w:t>
      </w:r>
      <w:r w:rsidRPr="00AB4BD1">
        <w:t xml:space="preserve">où se trouve l’historique de tous les </w:t>
      </w:r>
      <w:del w:id="689" w:author="lchabot" w:date="2015-09-03T17:20:00Z">
        <w:r w:rsidRPr="00AB4BD1" w:rsidDel="00EB2CD5">
          <w:delText xml:space="preserve">taches </w:delText>
        </w:r>
      </w:del>
      <w:ins w:id="690" w:author="lchabot" w:date="2015-09-03T17:20:00Z">
        <w:r w:rsidR="00EB2CD5" w:rsidRPr="00AB4BD1">
          <w:t>t</w:t>
        </w:r>
        <w:r w:rsidR="00EB2CD5">
          <w:t>â</w:t>
        </w:r>
        <w:r w:rsidR="00EB2CD5" w:rsidRPr="00AB4BD1">
          <w:t xml:space="preserve">ches </w:t>
        </w:r>
      </w:ins>
      <w:r w:rsidRPr="00AB4BD1">
        <w:t>exécuté</w:t>
      </w:r>
      <w:r w:rsidR="0007678E">
        <w:t>es</w:t>
      </w:r>
      <w:r>
        <w:t>.</w:t>
      </w:r>
    </w:p>
    <w:p w:rsidR="00361236" w:rsidRDefault="00361236" w:rsidP="00361236">
      <w:pPr>
        <w:jc w:val="center"/>
      </w:pPr>
      <w:r>
        <w:rPr>
          <w:noProof/>
          <w:lang w:eastAsia="fr-FR"/>
        </w:rPr>
        <w:lastRenderedPageBreak/>
        <w:drawing>
          <wp:inline distT="0" distB="0" distL="0" distR="0">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691" w:name="_Toc429059360"/>
      <w:r>
        <w:t xml:space="preserve">Figure </w:t>
      </w:r>
      <w:r w:rsidR="00F249A1">
        <w:fldChar w:fldCharType="begin"/>
      </w:r>
      <w:r w:rsidR="005B0F1B">
        <w:instrText xml:space="preserve"> SEQ Figure \* ARABIC </w:instrText>
      </w:r>
      <w:r w:rsidR="00F249A1">
        <w:fldChar w:fldCharType="separate"/>
      </w:r>
      <w:r>
        <w:rPr>
          <w:noProof/>
        </w:rPr>
        <w:t>15</w:t>
      </w:r>
      <w:r w:rsidR="00F249A1">
        <w:rPr>
          <w:noProof/>
        </w:rPr>
        <w:fldChar w:fldCharType="end"/>
      </w:r>
      <w:r>
        <w:t>:Capture d'écran sur le gestionnaire d'historiques</w:t>
      </w:r>
      <w:bookmarkEnd w:id="691"/>
    </w:p>
    <w:p w:rsidR="004D38D0" w:rsidRDefault="004D38D0" w:rsidP="00603BFB">
      <w:pPr>
        <w:pStyle w:val="Heading3"/>
      </w:pPr>
      <w:bookmarkStart w:id="692" w:name="_Toc428305894"/>
      <w:bookmarkStart w:id="693" w:name="_Toc428306432"/>
      <w:bookmarkStart w:id="694" w:name="_Toc428613339"/>
      <w:bookmarkStart w:id="695" w:name="_Toc428908813"/>
      <w:bookmarkStart w:id="696" w:name="_Toc428910440"/>
      <w:bookmarkStart w:id="697" w:name="_Toc428916994"/>
      <w:bookmarkStart w:id="698" w:name="_Toc428984327"/>
      <w:bookmarkStart w:id="699" w:name="_Toc429002638"/>
      <w:bookmarkStart w:id="700" w:name="_Toc429003373"/>
      <w:bookmarkStart w:id="701" w:name="_Toc429003563"/>
      <w:r>
        <w:t>Bilan</w:t>
      </w:r>
      <w:bookmarkEnd w:id="692"/>
      <w:bookmarkEnd w:id="693"/>
      <w:bookmarkEnd w:id="694"/>
      <w:bookmarkEnd w:id="695"/>
      <w:bookmarkEnd w:id="696"/>
      <w:bookmarkEnd w:id="697"/>
      <w:bookmarkEnd w:id="698"/>
      <w:bookmarkEnd w:id="699"/>
      <w:bookmarkEnd w:id="700"/>
      <w:bookmarkEnd w:id="701"/>
    </w:p>
    <w:p w:rsidR="00B87262" w:rsidRDefault="00AB4BD1" w:rsidP="00AB4BD1">
      <w:r>
        <w:t xml:space="preserve">      </w:t>
      </w:r>
      <w:r w:rsidRPr="004F179C">
        <w:t xml:space="preserve">Les </w:t>
      </w:r>
      <w:del w:id="702" w:author="lchabot" w:date="2015-09-03T17:20:00Z">
        <w:r w:rsidRPr="004F179C" w:rsidDel="00EB2CD5">
          <w:delText xml:space="preserve">principaux </w:delText>
        </w:r>
      </w:del>
      <w:ins w:id="703" w:author="lchabot" w:date="2015-09-03T17:20:00Z">
        <w:r w:rsidR="00EB2CD5" w:rsidRPr="004F179C">
          <w:t>principa</w:t>
        </w:r>
        <w:r w:rsidR="00EB2CD5">
          <w:t>les</w:t>
        </w:r>
        <w:r w:rsidR="00EB2CD5" w:rsidRPr="004F179C">
          <w:t xml:space="preserve"> </w:t>
        </w:r>
      </w:ins>
      <w:r w:rsidRPr="004F179C">
        <w:t xml:space="preserve">fonctionnalités, comme l’ajout d’une tâche </w:t>
      </w:r>
      <w:r w:rsidR="0007678E">
        <w:t xml:space="preserve">qui </w:t>
      </w:r>
      <w:r w:rsidRPr="004F179C">
        <w:t>se déclenche une seul</w:t>
      </w:r>
      <w:ins w:id="704" w:author="lchabot" w:date="2015-09-03T17:20:00Z">
        <w:r w:rsidR="00EB2CD5">
          <w:t>e</w:t>
        </w:r>
      </w:ins>
      <w:r w:rsidRPr="004F179C">
        <w:t xml:space="preserve"> fois, quotidiennement, hebdomadaire ou mensuelle</w:t>
      </w:r>
      <w:r w:rsidR="00B87262">
        <w:t xml:space="preserve">ment, ont </w:t>
      </w:r>
      <w:del w:id="705" w:author="lchabot" w:date="2015-09-03T17:20:00Z">
        <w:r w:rsidR="00B87262" w:rsidDel="00EB2CD5">
          <w:delText>´</w:delText>
        </w:r>
      </w:del>
      <w:r w:rsidR="00B87262">
        <w:t>été testé</w:t>
      </w:r>
      <w:ins w:id="706" w:author="lchabot" w:date="2015-09-03T17:20:00Z">
        <w:r w:rsidR="00EB2CD5">
          <w:t>es</w:t>
        </w:r>
      </w:ins>
      <w:r w:rsidRPr="004F179C">
        <w:t xml:space="preserve"> et répondent parfaitement aux besoins. Le même cas pour l’observation en temps réel</w:t>
      </w:r>
      <w:r w:rsidR="00B87262">
        <w:t>,</w:t>
      </w:r>
      <w:r w:rsidRPr="004F179C">
        <w:t xml:space="preserve"> </w:t>
      </w:r>
      <w:r>
        <w:t>des</w:t>
      </w:r>
      <w:r w:rsidRPr="004F179C">
        <w:t xml:space="preserve"> </w:t>
      </w:r>
      <w:del w:id="707" w:author="lchabot" w:date="2015-09-03T17:20:00Z">
        <w:r w:rsidRPr="004F179C" w:rsidDel="00EB2CD5">
          <w:delText xml:space="preserve">taches </w:delText>
        </w:r>
      </w:del>
      <w:ins w:id="708" w:author="lchabot" w:date="2015-09-03T17:20:00Z">
        <w:r w:rsidR="00EB2CD5" w:rsidRPr="004F179C">
          <w:t>t</w:t>
        </w:r>
        <w:r w:rsidR="00EB2CD5">
          <w:t>â</w:t>
        </w:r>
        <w:r w:rsidR="00EB2CD5" w:rsidRPr="004F179C">
          <w:t xml:space="preserve">ches </w:t>
        </w:r>
      </w:ins>
      <w:r w:rsidRPr="004F179C">
        <w:t xml:space="preserve">en cours d’exécution et pour la visualisation de l’historique de l’exécution d’une </w:t>
      </w:r>
      <w:del w:id="709" w:author="lchabot" w:date="2015-09-03T17:20:00Z">
        <w:r w:rsidRPr="004F179C" w:rsidDel="00EB2CD5">
          <w:delText>tache</w:delText>
        </w:r>
      </w:del>
      <w:ins w:id="710" w:author="lchabot" w:date="2015-09-03T17:20:00Z">
        <w:r w:rsidR="00EB2CD5" w:rsidRPr="004F179C">
          <w:t>t</w:t>
        </w:r>
        <w:r w:rsidR="00EB2CD5">
          <w:t>â</w:t>
        </w:r>
        <w:r w:rsidR="00EB2CD5" w:rsidRPr="004F179C">
          <w:t>che</w:t>
        </w:r>
      </w:ins>
      <w:r w:rsidR="00B87262">
        <w:t>,</w:t>
      </w:r>
      <w:r>
        <w:t xml:space="preserve"> ont été aussi bien testé</w:t>
      </w:r>
      <w:ins w:id="711" w:author="lchabot" w:date="2015-09-03T17:21:00Z">
        <w:r w:rsidR="00EB2CD5">
          <w:t>es</w:t>
        </w:r>
      </w:ins>
      <w:r w:rsidRPr="004F179C">
        <w:t xml:space="preserve">. </w:t>
      </w:r>
      <w:r w:rsidRPr="00BE7F51">
        <w:t xml:space="preserve">Inversement, dans la vue Tableau de bord </w:t>
      </w:r>
      <w:del w:id="712" w:author="lchabot" w:date="2015-09-03T17:21:00Z">
        <w:r w:rsidRPr="00BE7F51" w:rsidDel="00EB2CD5">
          <w:delText xml:space="preserve">qui </w:delText>
        </w:r>
      </w:del>
      <w:ins w:id="713" w:author="lchabot" w:date="2015-09-03T17:21:00Z">
        <w:r w:rsidR="00EB2CD5">
          <w:t>il</w:t>
        </w:r>
        <w:r w:rsidR="00EB2CD5" w:rsidRPr="00BE7F51">
          <w:t xml:space="preserve"> </w:t>
        </w:r>
      </w:ins>
      <w:r w:rsidRPr="00BE7F51">
        <w:t xml:space="preserve">manquait le composant temps réel pour visualiser la barre de progression pour chaque </w:t>
      </w:r>
      <w:del w:id="714" w:author="lchabot" w:date="2015-09-03T17:21:00Z">
        <w:r w:rsidRPr="00BE7F51" w:rsidDel="00EB2CD5">
          <w:delText>tache</w:delText>
        </w:r>
      </w:del>
      <w:ins w:id="715" w:author="lchabot" w:date="2015-09-03T17:21:00Z">
        <w:r w:rsidR="00EB2CD5" w:rsidRPr="00BE7F51">
          <w:t>t</w:t>
        </w:r>
        <w:r w:rsidR="00EB2CD5">
          <w:t>â</w:t>
        </w:r>
        <w:r w:rsidR="00EB2CD5" w:rsidRPr="00BE7F51">
          <w:t>che</w:t>
        </w:r>
      </w:ins>
      <w:r w:rsidRPr="00BE7F51">
        <w:t>.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w:t>
      </w:r>
      <w:proofErr w:type="spellStart"/>
      <w:r w:rsidRPr="00BE7F51">
        <w:t>f</w:t>
      </w:r>
      <w:r w:rsidR="00B87262">
        <w:t>ramework</w:t>
      </w:r>
      <w:proofErr w:type="spellEnd"/>
      <w:r w:rsidR="00B87262">
        <w:t xml:space="preserve"> </w:t>
      </w:r>
      <w:proofErr w:type="spellStart"/>
      <w:r w:rsidR="00B87262">
        <w:t>bootstrap</w:t>
      </w:r>
      <w:proofErr w:type="spellEnd"/>
      <w:r w:rsidR="00B87262">
        <w:t xml:space="preserve">,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w:t>
      </w:r>
      <w:proofErr w:type="spellStart"/>
      <w:r w:rsidR="00AB4BD1" w:rsidRPr="00BE7F51">
        <w:t>scheduler</w:t>
      </w:r>
      <w:proofErr w:type="spellEnd"/>
      <w:r w:rsidR="00AB4BD1" w:rsidRPr="00BE7F51">
        <w:t xml:space="preserve">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Heading2"/>
      </w:pPr>
      <w:bookmarkStart w:id="716" w:name="_Toc428305896"/>
      <w:bookmarkStart w:id="717" w:name="_Toc428306434"/>
      <w:bookmarkStart w:id="718" w:name="_Toc428613341"/>
      <w:bookmarkStart w:id="719" w:name="_Toc428908814"/>
      <w:bookmarkStart w:id="720" w:name="_Toc428910441"/>
      <w:bookmarkStart w:id="721" w:name="_Toc428916995"/>
      <w:bookmarkStart w:id="722" w:name="_Toc428984328"/>
      <w:bookmarkStart w:id="723" w:name="_Toc429002639"/>
      <w:bookmarkStart w:id="724" w:name="_Toc429003374"/>
      <w:bookmarkStart w:id="725" w:name="_Toc429003564"/>
      <w:r w:rsidRPr="005116DD">
        <w:t xml:space="preserve">Module Social et </w:t>
      </w:r>
      <w:del w:id="726" w:author="lchabot" w:date="2015-09-03T17:21:00Z">
        <w:r w:rsidRPr="005116DD" w:rsidDel="00EB2CD5">
          <w:delText xml:space="preserve">l’Intégration </w:delText>
        </w:r>
      </w:del>
      <w:ins w:id="727" w:author="lchabot" w:date="2015-09-03T17:21:00Z">
        <w:r w:rsidR="00EB2CD5">
          <w:t>i</w:t>
        </w:r>
        <w:r w:rsidR="00EB2CD5" w:rsidRPr="005116DD">
          <w:t xml:space="preserve">ntégration </w:t>
        </w:r>
      </w:ins>
      <w:r w:rsidRPr="005116DD">
        <w:t xml:space="preserve">SPAD </w:t>
      </w:r>
      <w:proofErr w:type="spellStart"/>
      <w:r w:rsidRPr="005116DD">
        <w:t>RealTime</w:t>
      </w:r>
      <w:bookmarkEnd w:id="716"/>
      <w:bookmarkEnd w:id="717"/>
      <w:bookmarkEnd w:id="718"/>
      <w:bookmarkEnd w:id="719"/>
      <w:bookmarkEnd w:id="720"/>
      <w:bookmarkEnd w:id="721"/>
      <w:bookmarkEnd w:id="722"/>
      <w:bookmarkEnd w:id="723"/>
      <w:bookmarkEnd w:id="724"/>
      <w:bookmarkEnd w:id="725"/>
      <w:proofErr w:type="spellEnd"/>
    </w:p>
    <w:p w:rsidR="00A034B0" w:rsidRDefault="00A034B0" w:rsidP="00A034B0">
      <w:pPr>
        <w:pStyle w:val="Heading3"/>
      </w:pPr>
      <w:bookmarkStart w:id="728" w:name="_Toc428908815"/>
      <w:bookmarkStart w:id="729" w:name="_Toc428910442"/>
      <w:bookmarkStart w:id="730" w:name="_Toc428916996"/>
      <w:bookmarkStart w:id="731" w:name="_Toc428984329"/>
      <w:bookmarkStart w:id="732" w:name="_Toc429002640"/>
      <w:bookmarkStart w:id="733" w:name="_Toc429003375"/>
      <w:bookmarkStart w:id="734" w:name="_Toc429003565"/>
      <w:r>
        <w:t>Objectifs</w:t>
      </w:r>
      <w:bookmarkEnd w:id="728"/>
      <w:bookmarkEnd w:id="729"/>
      <w:bookmarkEnd w:id="730"/>
      <w:bookmarkEnd w:id="731"/>
      <w:bookmarkEnd w:id="732"/>
      <w:bookmarkEnd w:id="733"/>
      <w:bookmarkEnd w:id="734"/>
    </w:p>
    <w:p w:rsidR="00AC2291" w:rsidRDefault="00AC2291" w:rsidP="00AC2291">
      <w:pPr>
        <w:rPr>
          <w:shd w:val="clear" w:color="auto" w:fill="FCFCFC"/>
        </w:rPr>
      </w:pPr>
      <w:r>
        <w:t xml:space="preserve">      </w:t>
      </w:r>
      <w:r w:rsidRPr="005116DD">
        <w:t xml:space="preserve">Les réseaux sociaux interviennent en tant que nouveaux canaux de communication au sein de </w:t>
      </w:r>
      <w:proofErr w:type="spellStart"/>
      <w:r w:rsidRPr="005116DD">
        <w:t>Coheris</w:t>
      </w:r>
      <w:proofErr w:type="spellEnd"/>
      <w:r w:rsidRPr="005116DD">
        <w:t xml:space="preserve"> CRM</w:t>
      </w:r>
      <w:r w:rsidR="00B87262" w:rsidRPr="005116DD">
        <w:t>. Ce qui mène l’équipe R&amp;D CRM à</w:t>
      </w:r>
      <w:r w:rsidRPr="005116DD">
        <w:t xml:space="preserve"> </w:t>
      </w:r>
      <w:r w:rsidR="00B87262" w:rsidRPr="005116DD">
        <w:t>développer</w:t>
      </w:r>
      <w:r w:rsidRPr="005116DD">
        <w:t xml:space="preserve"> leur propre connecteur social qui répond aux fonctionnalités attendues par </w:t>
      </w:r>
      <w:proofErr w:type="spellStart"/>
      <w:r w:rsidRPr="005116DD">
        <w:t>Coheris</w:t>
      </w:r>
      <w:proofErr w:type="spellEnd"/>
      <w:r w:rsidRPr="005116DD">
        <w:t xml:space="preserve"> CRM.</w:t>
      </w:r>
    </w:p>
    <w:p w:rsidR="00AC2291" w:rsidRDefault="00AC2291" w:rsidP="00AC2291">
      <w:pPr>
        <w:rPr>
          <w:shd w:val="clear" w:color="auto" w:fill="FCFCFC"/>
        </w:rPr>
      </w:pPr>
      <w:r>
        <w:lastRenderedPageBreak/>
        <w:t xml:space="preserve">      </w:t>
      </w:r>
      <w:r w:rsidRPr="005116DD">
        <w:t xml:space="preserve">Dans le cadre de la nouvelle offre </w:t>
      </w:r>
      <w:del w:id="735" w:author="lchabot" w:date="2015-09-03T17:23:00Z">
        <w:r w:rsidRPr="005116DD" w:rsidDel="00FA2360">
          <w:delText xml:space="preserve">qui </w:delText>
        </w:r>
      </w:del>
      <w:ins w:id="736" w:author="lchabot" w:date="2015-09-03T17:23:00Z">
        <w:r w:rsidR="00FA2360" w:rsidRPr="005116DD">
          <w:t>qu</w:t>
        </w:r>
        <w:r w:rsidR="00FA2360">
          <w:t>e</w:t>
        </w:r>
        <w:r w:rsidR="00FA2360" w:rsidRPr="005116DD">
          <w:t xml:space="preserve"> </w:t>
        </w:r>
      </w:ins>
      <w:r w:rsidRPr="005116DD">
        <w:t xml:space="preserve">propose </w:t>
      </w:r>
      <w:del w:id="737" w:author="lchabot" w:date="2015-09-03T17:22:00Z">
        <w:r w:rsidRPr="005116DD" w:rsidDel="00EB2CD5">
          <w:delText>coheris</w:delText>
        </w:r>
      </w:del>
      <w:proofErr w:type="spellStart"/>
      <w:ins w:id="738" w:author="lchabot" w:date="2015-09-03T17:22:00Z">
        <w:r w:rsidR="00EB2CD5">
          <w:t>C</w:t>
        </w:r>
        <w:r w:rsidR="00EB2CD5" w:rsidRPr="005116DD">
          <w:t>oheris</w:t>
        </w:r>
      </w:ins>
      <w:proofErr w:type="spellEnd"/>
      <w:r w:rsidRPr="005116DD">
        <w:t xml:space="preserve">, il a été prévu une migration </w:t>
      </w:r>
      <w:r w:rsidR="00B87262" w:rsidRPr="005116DD">
        <w:t xml:space="preserve">totale du connecteur social de </w:t>
      </w:r>
      <w:proofErr w:type="spellStart"/>
      <w:r w:rsidR="00B87262" w:rsidRPr="005116DD">
        <w:t>C</w:t>
      </w:r>
      <w:r w:rsidRPr="005116DD">
        <w:t>oheris</w:t>
      </w:r>
      <w:proofErr w:type="spellEnd"/>
      <w:r w:rsidRPr="005116DD">
        <w:t xml:space="preserve"> CRM en un module indépendant qui s’appuie sur la nouvelle architecture DDD</w:t>
      </w:r>
      <w:r w:rsidR="00B87262" w:rsidRPr="005116DD">
        <w:t xml:space="preserve">, en ajoutant </w:t>
      </w:r>
      <w:r w:rsidRPr="005116DD">
        <w:t>certaine</w:t>
      </w:r>
      <w:r w:rsidR="001B28C5" w:rsidRPr="005116DD">
        <w:t xml:space="preserve">s évolutions. L’intégration du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le module était une des </w:t>
      </w:r>
      <w:del w:id="739" w:author="lchabot" w:date="2015-09-03T17:23:00Z">
        <w:r w:rsidRPr="005116DD" w:rsidDel="00FA2360">
          <w:delText xml:space="preserve">primordiales </w:delText>
        </w:r>
      </w:del>
      <w:r w:rsidRPr="005116DD">
        <w:t xml:space="preserve">évolutions </w:t>
      </w:r>
      <w:ins w:id="740" w:author="lchabot" w:date="2015-09-03T17:23:00Z">
        <w:r w:rsidR="00FA2360" w:rsidRPr="005116DD">
          <w:t xml:space="preserve">primordiales </w:t>
        </w:r>
      </w:ins>
      <w:r w:rsidR="00B87262" w:rsidRPr="005116DD">
        <w:t>planifiées sur l</w:t>
      </w:r>
      <w:r w:rsidRPr="005116DD">
        <w:t xml:space="preserve">e module </w:t>
      </w:r>
      <w:del w:id="741" w:author="lchabot" w:date="2015-09-03T17:23:00Z">
        <w:r w:rsidRPr="005116DD" w:rsidDel="00FA2360">
          <w:delText xml:space="preserve">social </w:delText>
        </w:r>
      </w:del>
      <w:ins w:id="742" w:author="lchabot" w:date="2015-09-03T17:23:00Z">
        <w:r w:rsidR="00FA2360">
          <w:t>S</w:t>
        </w:r>
        <w:r w:rsidR="00FA2360" w:rsidRPr="005116DD">
          <w:t xml:space="preserve">ocial </w:t>
        </w:r>
      </w:ins>
      <w:del w:id="743" w:author="lchabot" w:date="2015-09-03T17:23:00Z">
        <w:r w:rsidRPr="005116DD" w:rsidDel="00FA2360">
          <w:delText xml:space="preserve">à </w:delText>
        </w:r>
      </w:del>
      <w:ins w:id="744" w:author="lchabot" w:date="2015-09-03T17:23:00Z">
        <w:r w:rsidR="00FA2360">
          <w:t>au</w:t>
        </w:r>
        <w:r w:rsidR="00FA2360" w:rsidRPr="005116DD">
          <w:t xml:space="preserve"> </w:t>
        </w:r>
      </w:ins>
      <w:r w:rsidRPr="005116DD">
        <w:t xml:space="preserve">travers </w:t>
      </w:r>
      <w:ins w:id="745" w:author="lchabot" w:date="2015-09-03T17:23:00Z">
        <w:r w:rsidR="00FA2360">
          <w:t xml:space="preserve">de </w:t>
        </w:r>
      </w:ins>
      <w:r w:rsidRPr="005116DD">
        <w:t xml:space="preserve">l’appel </w:t>
      </w:r>
      <w:del w:id="746" w:author="lchabot" w:date="2015-09-03T17:23:00Z">
        <w:r w:rsidRPr="005116DD" w:rsidDel="00FA2360">
          <w:delText xml:space="preserve">aux </w:delText>
        </w:r>
      </w:del>
      <w:ins w:id="747" w:author="lchabot" w:date="2015-09-03T17:23:00Z">
        <w:r w:rsidR="00FA2360">
          <w:t>des</w:t>
        </w:r>
        <w:r w:rsidR="00FA2360" w:rsidRPr="005116DD">
          <w:t xml:space="preserve"> </w:t>
        </w:r>
      </w:ins>
      <w:r w:rsidRPr="005116DD">
        <w:t xml:space="preserve">fonctionnalités de la solution SPAD </w:t>
      </w:r>
      <w:proofErr w:type="spellStart"/>
      <w:r w:rsidRPr="005116DD">
        <w:t>RealTime</w:t>
      </w:r>
      <w:proofErr w:type="spellEnd"/>
      <w:r w:rsidRPr="005116DD">
        <w:t>.</w:t>
      </w:r>
      <w:r>
        <w:rPr>
          <w:shd w:val="clear" w:color="auto" w:fill="FCFCFC"/>
        </w:rPr>
        <w:t xml:space="preserve"> </w:t>
      </w:r>
    </w:p>
    <w:p w:rsidR="00361236" w:rsidRDefault="00361236" w:rsidP="00361236">
      <w:pPr>
        <w:jc w:val="center"/>
      </w:pPr>
      <w:r>
        <w:rPr>
          <w:noProof/>
          <w:shd w:val="clear" w:color="auto" w:fill="FCFCFC"/>
          <w:lang w:eastAsia="fr-FR"/>
        </w:rPr>
        <w:drawing>
          <wp:inline distT="0" distB="0" distL="0" distR="0">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748" w:name="_Toc429059361"/>
      <w:r>
        <w:t xml:space="preserve">Figure </w:t>
      </w:r>
      <w:r w:rsidR="00F249A1">
        <w:fldChar w:fldCharType="begin"/>
      </w:r>
      <w:r w:rsidR="005B0F1B">
        <w:instrText xml:space="preserve"> SEQ Figure \* ARABIC </w:instrText>
      </w:r>
      <w:r w:rsidR="00F249A1">
        <w:fldChar w:fldCharType="separate"/>
      </w:r>
      <w:r>
        <w:rPr>
          <w:noProof/>
        </w:rPr>
        <w:t>16</w:t>
      </w:r>
      <w:r w:rsidR="00F249A1">
        <w:rPr>
          <w:noProof/>
        </w:rPr>
        <w:fldChar w:fldCharType="end"/>
      </w:r>
      <w:r>
        <w:t xml:space="preserve">:Architecture du module </w:t>
      </w:r>
      <w:del w:id="749" w:author="lchabot" w:date="2015-09-03T17:24:00Z">
        <w:r w:rsidDel="00FA2360">
          <w:delText>social</w:delText>
        </w:r>
      </w:del>
      <w:bookmarkEnd w:id="748"/>
      <w:ins w:id="750" w:author="lchabot" w:date="2015-09-03T17:24:00Z">
        <w:r w:rsidR="00FA2360">
          <w:t>Social</w:t>
        </w:r>
      </w:ins>
    </w:p>
    <w:p w:rsidR="00AC2291" w:rsidRPr="00AC2291" w:rsidRDefault="00AC2291" w:rsidP="00AC2291">
      <w:r>
        <w:t xml:space="preserve">      </w:t>
      </w:r>
      <w:r w:rsidR="00865258" w:rsidRPr="005116DD">
        <w:t>Les différents objectifs de cette partie,</w:t>
      </w:r>
      <w:r w:rsidRPr="005116DD">
        <w:t xml:space="preserve"> était</w:t>
      </w:r>
      <w:r w:rsidR="00865258" w:rsidRPr="005116DD">
        <w:t xml:space="preserve"> dans un</w:t>
      </w:r>
      <w:r w:rsidRPr="005116DD">
        <w:t xml:space="preserve"> premi</w:t>
      </w:r>
      <w:del w:id="751" w:author="lchabot" w:date="2015-09-03T17:24:00Z">
        <w:r w:rsidRPr="005116DD" w:rsidDel="00FA2360">
          <w:delText>ère</w:delText>
        </w:r>
      </w:del>
      <w:ins w:id="752" w:author="lchabot" w:date="2015-09-03T17:24:00Z">
        <w:r w:rsidR="00FA2360">
          <w:t>er</w:t>
        </w:r>
      </w:ins>
      <w:r w:rsidRPr="005116DD">
        <w:t xml:space="preserve"> </w:t>
      </w:r>
      <w:r w:rsidR="00865258" w:rsidRPr="005116DD">
        <w:t xml:space="preserve">temps </w:t>
      </w:r>
      <w:r w:rsidRPr="005116DD">
        <w:t>l'initiation des développements sur le module par la création de la structure nécessaire basée sur</w:t>
      </w:r>
      <w:r w:rsidR="00865258" w:rsidRPr="005116DD">
        <w:t xml:space="preserve"> l’architecture DDD. Et Dans un</w:t>
      </w:r>
      <w:r w:rsidRPr="005116DD">
        <w:t xml:space="preserve"> second</w:t>
      </w:r>
      <w:r w:rsidR="00865258" w:rsidRPr="005116DD">
        <w:t xml:space="preserve"> temps, il</w:t>
      </w:r>
      <w:r w:rsidRPr="005116DD">
        <w:t xml:space="preserve"> était de trouver une approche </w:t>
      </w:r>
      <w:r w:rsidR="00865258" w:rsidRPr="005116DD">
        <w:t xml:space="preserve">pour </w:t>
      </w:r>
      <w:r w:rsidRPr="005116DD">
        <w:t xml:space="preserve">intégrer les </w:t>
      </w:r>
      <w:r w:rsidR="00865258" w:rsidRPr="005116DD">
        <w:t>modèles</w:t>
      </w:r>
      <w:r w:rsidRPr="005116DD">
        <w:t xml:space="preserve"> de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dans la solution en se basant sur le connecteur social existant.</w:t>
      </w:r>
    </w:p>
    <w:p w:rsidR="004D38D0" w:rsidRDefault="004D38D0" w:rsidP="00603BFB">
      <w:pPr>
        <w:pStyle w:val="Heading3"/>
      </w:pPr>
      <w:bookmarkStart w:id="753" w:name="_Toc428305897"/>
      <w:bookmarkStart w:id="754" w:name="_Toc428306435"/>
      <w:bookmarkStart w:id="755" w:name="_Toc428613342"/>
      <w:bookmarkStart w:id="756" w:name="_Toc428908816"/>
      <w:bookmarkStart w:id="757" w:name="_Toc428910443"/>
      <w:bookmarkStart w:id="758" w:name="_Toc428916997"/>
      <w:bookmarkStart w:id="759" w:name="_Toc428984330"/>
      <w:bookmarkStart w:id="760" w:name="_Toc429002641"/>
      <w:bookmarkStart w:id="761" w:name="_Toc429003376"/>
      <w:bookmarkStart w:id="762" w:name="_Toc429003566"/>
      <w:r>
        <w:t>Etude de l’existant</w:t>
      </w:r>
      <w:bookmarkEnd w:id="753"/>
      <w:bookmarkEnd w:id="754"/>
      <w:bookmarkEnd w:id="755"/>
      <w:bookmarkEnd w:id="756"/>
      <w:bookmarkEnd w:id="757"/>
      <w:bookmarkEnd w:id="758"/>
      <w:bookmarkEnd w:id="759"/>
      <w:bookmarkEnd w:id="760"/>
      <w:bookmarkEnd w:id="761"/>
      <w:bookmarkEnd w:id="762"/>
      <w:r>
        <w:t xml:space="preserve"> </w:t>
      </w:r>
    </w:p>
    <w:p w:rsidR="00AC2291" w:rsidRPr="005116DD" w:rsidRDefault="00AC2291" w:rsidP="00AC2291">
      <w:pPr>
        <w:pStyle w:val="Heading4"/>
        <w:rPr>
          <w:u w:val="single"/>
        </w:rPr>
      </w:pPr>
      <w:r w:rsidRPr="005116DD">
        <w:rPr>
          <w:u w:val="single"/>
        </w:rPr>
        <w:t xml:space="preserve">Connecteur social </w:t>
      </w:r>
      <w:proofErr w:type="spellStart"/>
      <w:r w:rsidRPr="005116DD">
        <w:rPr>
          <w:u w:val="single"/>
        </w:rPr>
        <w:t>Coheris</w:t>
      </w:r>
      <w:proofErr w:type="spellEnd"/>
      <w:r w:rsidRPr="005116DD">
        <w:rPr>
          <w:u w:val="single"/>
        </w:rPr>
        <w:t xml:space="preserve"> CRM :</w:t>
      </w:r>
    </w:p>
    <w:p w:rsidR="00AC2291" w:rsidRPr="005116DD" w:rsidRDefault="00AC2291" w:rsidP="00AC2291">
      <w:r w:rsidRPr="005116DD">
        <w:t>La brique Social apporte la connec</w:t>
      </w:r>
      <w:r w:rsidR="00844F1A" w:rsidRPr="005116DD">
        <w:t>tivité à diverse fonctionnalité</w:t>
      </w:r>
      <w:r w:rsidRPr="005116DD">
        <w:t xml:space="preserve"> dont on peut citer par exemple : </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lastRenderedPageBreak/>
        <w:t xml:space="preserve">Administration des profils Facebook et </w:t>
      </w:r>
      <w:proofErr w:type="spellStart"/>
      <w:r w:rsidRPr="00AC2291">
        <w:rPr>
          <w:rFonts w:eastAsia="Times New Roman"/>
          <w:lang w:eastAsia="fr-FR"/>
        </w:rPr>
        <w:t>Twitter</w:t>
      </w:r>
      <w:proofErr w:type="spellEnd"/>
      <w:r w:rsidRPr="00AC2291">
        <w:rPr>
          <w:rFonts w:eastAsia="Times New Roman"/>
          <w:lang w:eastAsia="fr-FR"/>
        </w:rPr>
        <w:t xml:space="preserve"> des utilisateurs CRM,</w:t>
      </w:r>
    </w:p>
    <w:p w:rsidR="00AC2291" w:rsidRPr="00AC2291" w:rsidRDefault="00AC2291" w:rsidP="00AC2291">
      <w:pPr>
        <w:pStyle w:val="ListParagraph"/>
        <w:numPr>
          <w:ilvl w:val="0"/>
          <w:numId w:val="21"/>
        </w:numPr>
        <w:rPr>
          <w:shd w:val="clear" w:color="auto" w:fill="FCFCFC"/>
        </w:rPr>
      </w:pPr>
      <w:r w:rsidRPr="00AC2291">
        <w:rPr>
          <w:rFonts w:eastAsia="Times New Roman"/>
          <w:lang w:eastAsia="fr-FR"/>
        </w:rPr>
        <w:t>M</w:t>
      </w:r>
      <w:r w:rsidR="00844F1A">
        <w:rPr>
          <w:rFonts w:eastAsia="Times New Roman"/>
          <w:lang w:eastAsia="fr-FR"/>
        </w:rPr>
        <w:t xml:space="preserve">anagement des </w:t>
      </w:r>
      <w:proofErr w:type="spellStart"/>
      <w:r w:rsidR="00844F1A">
        <w:rPr>
          <w:rFonts w:eastAsia="Times New Roman"/>
          <w:lang w:eastAsia="fr-FR"/>
        </w:rPr>
        <w:t>Fanpages</w:t>
      </w:r>
      <w:proofErr w:type="spellEnd"/>
      <w:r w:rsidR="00844F1A">
        <w:rPr>
          <w:rFonts w:eastAsia="Times New Roman"/>
          <w:lang w:eastAsia="fr-FR"/>
        </w:rPr>
        <w:t xml:space="preserve"> Facebook</w:t>
      </w:r>
      <w:r w:rsidRPr="00AC2291">
        <w:rPr>
          <w:rFonts w:eastAsia="Times New Roman"/>
          <w:lang w:eastAsia="fr-FR"/>
        </w:rPr>
        <w:t xml:space="preserve">: Consultation des </w:t>
      </w:r>
      <w:proofErr w:type="spellStart"/>
      <w:r w:rsidRPr="00AC2291">
        <w:rPr>
          <w:rFonts w:eastAsia="Times New Roman"/>
          <w:lang w:eastAsia="fr-FR"/>
        </w:rPr>
        <w:t>Posts</w:t>
      </w:r>
      <w:proofErr w:type="spellEnd"/>
      <w:r w:rsidRPr="00AC2291">
        <w:rPr>
          <w:rFonts w:eastAsia="Times New Roman"/>
          <w:lang w:eastAsia="fr-FR"/>
        </w:rPr>
        <w:t xml:space="preserve"> publiés sur les </w:t>
      </w:r>
      <w:proofErr w:type="spellStart"/>
      <w:r w:rsidRPr="00AC2291">
        <w:rPr>
          <w:rFonts w:eastAsia="Times New Roman"/>
          <w:lang w:eastAsia="fr-FR"/>
        </w:rPr>
        <w:t>Fanpages</w:t>
      </w:r>
      <w:proofErr w:type="spellEnd"/>
      <w:r w:rsidRPr="00AC2291">
        <w:rPr>
          <w:rFonts w:eastAsia="Times New Roman"/>
          <w:lang w:eastAsia="fr-FR"/>
        </w:rPr>
        <w:t xml:space="preserve"> administrées, réponse aux </w:t>
      </w:r>
      <w:proofErr w:type="spellStart"/>
      <w:r w:rsidRPr="00AC2291">
        <w:rPr>
          <w:rFonts w:eastAsia="Times New Roman"/>
          <w:lang w:eastAsia="fr-FR"/>
        </w:rPr>
        <w:t>posts</w:t>
      </w:r>
      <w:proofErr w:type="spellEnd"/>
      <w:r w:rsidRPr="00AC2291">
        <w:rPr>
          <w:rFonts w:eastAsia="Times New Roman"/>
          <w:lang w:eastAsia="fr-FR"/>
        </w:rPr>
        <w:t xml:space="preserve"> sur le mur, identification et gestion du cycle de vie des statuts des publication</w:t>
      </w:r>
      <w:r w:rsidR="00844F1A">
        <w:rPr>
          <w:rFonts w:eastAsia="Times New Roman"/>
          <w:lang w:eastAsia="fr-FR"/>
        </w:rPr>
        <w:t>s.</w:t>
      </w:r>
    </w:p>
    <w:p w:rsidR="00AC2291" w:rsidRPr="00AC2291" w:rsidRDefault="00844F1A" w:rsidP="00AC2291">
      <w:pPr>
        <w:pStyle w:val="ListParagraph"/>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w:t>
      </w:r>
      <w:proofErr w:type="spellStart"/>
      <w:r>
        <w:rPr>
          <w:rFonts w:eastAsia="Times New Roman"/>
          <w:lang w:eastAsia="fr-FR"/>
        </w:rPr>
        <w:t>Twitter</w:t>
      </w:r>
      <w:proofErr w:type="spellEnd"/>
      <w:r>
        <w:rPr>
          <w:rFonts w:eastAsia="Times New Roman"/>
          <w:lang w:eastAsia="fr-FR"/>
        </w:rPr>
        <w:t xml:space="preserve"> </w:t>
      </w:r>
      <w:r w:rsidR="00AC2291" w:rsidRPr="00AC2291">
        <w:rPr>
          <w:rFonts w:eastAsia="Times New Roman"/>
          <w:lang w:eastAsia="fr-FR"/>
        </w:rPr>
        <w:t xml:space="preserve">d'une personne, Récupération des indicateurs sociaux (Facebook : </w:t>
      </w:r>
      <w:proofErr w:type="spellStart"/>
      <w:r w:rsidR="00AC2291" w:rsidRPr="00AC2291">
        <w:rPr>
          <w:rFonts w:eastAsia="Times New Roman"/>
          <w:lang w:eastAsia="fr-FR"/>
        </w:rPr>
        <w:t>Likes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Friends</w:t>
      </w:r>
      <w:proofErr w:type="spellEnd"/>
      <w:r w:rsidR="00AC2291" w:rsidRPr="00AC2291">
        <w:rPr>
          <w:rFonts w:eastAsia="Times New Roman"/>
          <w:lang w:eastAsia="fr-FR"/>
        </w:rPr>
        <w:t xml:space="preserve">, Post/Comment, </w:t>
      </w:r>
      <w:proofErr w:type="spellStart"/>
      <w:r w:rsidR="00AC2291" w:rsidRPr="00AC2291">
        <w:rPr>
          <w:rFonts w:eastAsia="Times New Roman"/>
          <w:lang w:eastAsia="fr-FR"/>
        </w:rPr>
        <w:t>Fanpage</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Twitter</w:t>
      </w:r>
      <w:proofErr w:type="spellEnd"/>
      <w:r w:rsidR="00AC2291" w:rsidRPr="00AC2291">
        <w:rPr>
          <w:rFonts w:eastAsia="Times New Roman"/>
          <w:lang w:eastAsia="fr-FR"/>
        </w:rPr>
        <w:t xml:space="preserve"> : </w:t>
      </w:r>
      <w:proofErr w:type="spellStart"/>
      <w:r w:rsidR="00AC2291" w:rsidRPr="00AC2291">
        <w:rPr>
          <w:rFonts w:eastAsia="Times New Roman"/>
          <w:lang w:eastAsia="fr-FR"/>
        </w:rPr>
        <w:t>Followers</w:t>
      </w:r>
      <w:proofErr w:type="spellEnd"/>
      <w:r w:rsidR="00AC2291" w:rsidRPr="00AC2291">
        <w:rPr>
          <w:rFonts w:eastAsia="Times New Roman"/>
          <w:lang w:eastAsia="fr-FR"/>
        </w:rPr>
        <w:t xml:space="preserve">, </w:t>
      </w:r>
      <w:proofErr w:type="spellStart"/>
      <w:r w:rsidR="00AC2291" w:rsidRPr="00AC2291">
        <w:rPr>
          <w:rFonts w:eastAsia="Times New Roman"/>
          <w:lang w:eastAsia="fr-FR"/>
        </w:rPr>
        <w:t>Tweets</w:t>
      </w:r>
      <w:proofErr w:type="spellEnd"/>
      <w:r w:rsidR="00AC2291" w:rsidRPr="00AC2291">
        <w:rPr>
          <w:rFonts w:eastAsia="Times New Roman"/>
          <w:lang w:eastAsia="fr-FR"/>
        </w:rPr>
        <w:t>)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ListParagraph"/>
        <w:numPr>
          <w:ilvl w:val="0"/>
          <w:numId w:val="21"/>
        </w:numPr>
        <w:rPr>
          <w:shd w:val="clear" w:color="auto" w:fill="FCFCFC"/>
        </w:rPr>
      </w:pPr>
      <w:r>
        <w:rPr>
          <w:rFonts w:eastAsia="Times New Roman"/>
          <w:lang w:eastAsia="fr-FR"/>
        </w:rPr>
        <w:t xml:space="preserve">Ciblage et </w:t>
      </w:r>
      <w:proofErr w:type="spellStart"/>
      <w:r>
        <w:rPr>
          <w:rFonts w:eastAsia="Times New Roman"/>
          <w:lang w:eastAsia="fr-FR"/>
        </w:rPr>
        <w:t>Reporting</w:t>
      </w:r>
      <w:proofErr w:type="spellEnd"/>
      <w:r w:rsidR="00AC2291" w:rsidRPr="00AC2291">
        <w:rPr>
          <w:rFonts w:eastAsia="Times New Roman"/>
          <w:lang w:eastAsia="fr-FR"/>
        </w:rPr>
        <w:t xml:space="preserve">: Usage des données sociales dans le Ciblage ou le </w:t>
      </w:r>
      <w:proofErr w:type="spellStart"/>
      <w:r w:rsidR="00AC2291" w:rsidRPr="00AC2291">
        <w:rPr>
          <w:rFonts w:eastAsia="Times New Roman"/>
          <w:lang w:eastAsia="fr-FR"/>
        </w:rPr>
        <w:t>reporting</w:t>
      </w:r>
      <w:proofErr w:type="spellEnd"/>
      <w:r w:rsidR="00AC2291" w:rsidRPr="00AC2291">
        <w:rPr>
          <w:rFonts w:eastAsia="Times New Roman"/>
          <w:lang w:eastAsia="fr-FR"/>
        </w:rPr>
        <w:t>, usage des ind</w:t>
      </w:r>
      <w:r>
        <w:rPr>
          <w:rFonts w:eastAsia="Times New Roman"/>
          <w:lang w:eastAsia="fr-FR"/>
        </w:rPr>
        <w:t>icateurs sociaux dans le ciblag</w:t>
      </w:r>
      <w:ins w:id="763" w:author="lchabot" w:date="2015-09-03T17:25:00Z">
        <w:r w:rsidR="00FA2360">
          <w:rPr>
            <w:rFonts w:eastAsia="Times New Roman"/>
            <w:lang w:eastAsia="fr-FR"/>
          </w:rPr>
          <w:t>e</w:t>
        </w:r>
      </w:ins>
      <w:r>
        <w:rPr>
          <w:rFonts w:eastAsia="Times New Roman"/>
          <w:lang w:eastAsia="fr-FR"/>
        </w:rPr>
        <w:t>.</w:t>
      </w:r>
    </w:p>
    <w:p w:rsidR="00AC2291" w:rsidRPr="005116DD" w:rsidRDefault="00AC2291" w:rsidP="00AC2291">
      <w:r w:rsidRPr="005116DD">
        <w:t>Le connecteur est une brique applicative indépendante (on-</w:t>
      </w:r>
      <w:proofErr w:type="spellStart"/>
      <w:r w:rsidRPr="005116DD">
        <w:t>premise</w:t>
      </w:r>
      <w:proofErr w:type="spellEnd"/>
      <w:r w:rsidRPr="005116DD">
        <w:t xml:space="preserve">, </w:t>
      </w:r>
      <w:proofErr w:type="spellStart"/>
      <w:r w:rsidRPr="005116DD">
        <w:t>saas</w:t>
      </w:r>
      <w:proofErr w:type="spellEnd"/>
      <w:r w:rsidRPr="005116DD">
        <w:t xml:space="preserve">). Il offre une API REST </w:t>
      </w:r>
      <w:bookmarkStart w:id="764" w:name="OLE_LINK53"/>
      <w:bookmarkStart w:id="765" w:name="OLE_LINK54"/>
      <w:r w:rsidRPr="005116DD">
        <w:t>qui répo</w:t>
      </w:r>
      <w:r w:rsidR="00BD4243" w:rsidRPr="005116DD">
        <w:t>nd aux fonctionnalités décrit</w:t>
      </w:r>
      <w:ins w:id="766" w:author="lchabot" w:date="2015-09-03T17:25:00Z">
        <w:r w:rsidR="00FA2360">
          <w:t xml:space="preserve"> </w:t>
        </w:r>
      </w:ins>
      <w:del w:id="767" w:author="lchabot" w:date="2015-09-03T17:25:00Z">
        <w:r w:rsidR="00BD4243" w:rsidRPr="005116DD" w:rsidDel="00FA2360">
          <w:delText xml:space="preserve">-ci </w:delText>
        </w:r>
      </w:del>
      <w:ins w:id="768" w:author="lchabot" w:date="2015-09-03T17:25:00Z">
        <w:r w:rsidR="00FA2360" w:rsidRPr="005116DD">
          <w:t>ci</w:t>
        </w:r>
        <w:r w:rsidR="00FA2360">
          <w:t>-</w:t>
        </w:r>
      </w:ins>
      <w:r w:rsidRPr="005116DD">
        <w:t>dessus.</w:t>
      </w:r>
    </w:p>
    <w:bookmarkEnd w:id="764"/>
    <w:bookmarkEnd w:id="765"/>
    <w:p w:rsidR="00AC2291" w:rsidRDefault="00AC2291" w:rsidP="00AC2291">
      <w:pPr>
        <w:rPr>
          <w:shd w:val="clear" w:color="auto" w:fill="FCFCFC"/>
        </w:rPr>
      </w:pPr>
      <w:r>
        <w:t xml:space="preserve">      </w:t>
      </w:r>
      <w:r w:rsidRPr="005116DD">
        <w:rPr>
          <w:rFonts w:eastAsia="Times New Roman"/>
          <w:lang w:eastAsia="fr-FR"/>
        </w:rPr>
        <w:t xml:space="preserve">En effet, il a sa propre base de données qui stocke les informations et les données associées aux profils Facebook et </w:t>
      </w:r>
      <w:proofErr w:type="spellStart"/>
      <w:r w:rsidRPr="005116DD">
        <w:rPr>
          <w:rFonts w:eastAsia="Times New Roman"/>
          <w:lang w:eastAsia="fr-FR"/>
        </w:rPr>
        <w:t>Twitter</w:t>
      </w:r>
      <w:proofErr w:type="spellEnd"/>
      <w:r w:rsidRPr="005116DD">
        <w:rPr>
          <w:rFonts w:eastAsia="Times New Roman"/>
          <w:lang w:eastAsia="fr-FR"/>
        </w:rPr>
        <w:t xml:space="preserve"> renseignés par les utilisateurs.</w:t>
      </w:r>
      <w:r w:rsidRPr="00F63C00">
        <w:rPr>
          <w:shd w:val="clear" w:color="auto" w:fill="FCFCFC"/>
        </w:rPr>
        <w:t xml:space="preserve"> </w:t>
      </w:r>
    </w:p>
    <w:p w:rsidR="00AC2291" w:rsidRPr="005116DD" w:rsidRDefault="00AC2291" w:rsidP="00AC2291">
      <w:pPr>
        <w:pStyle w:val="Heading4"/>
        <w:rPr>
          <w:u w:val="single"/>
        </w:rPr>
      </w:pPr>
      <w:r w:rsidRPr="005116DD">
        <w:rPr>
          <w:u w:val="single"/>
        </w:rPr>
        <w:t xml:space="preserve">SPAD </w:t>
      </w:r>
      <w:bookmarkStart w:id="769" w:name="OLE_LINK35"/>
      <w:proofErr w:type="spellStart"/>
      <w:r w:rsidRPr="005116DD">
        <w:rPr>
          <w:u w:val="single"/>
        </w:rPr>
        <w:t>RealTime</w:t>
      </w:r>
      <w:bookmarkEnd w:id="769"/>
      <w:proofErr w:type="spellEnd"/>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w:t>
      </w:r>
      <w:proofErr w:type="spellStart"/>
      <w:r w:rsidRPr="00AC2291">
        <w:t>scoring</w:t>
      </w:r>
      <w:proofErr w:type="spellEnd"/>
      <w:r w:rsidRPr="00AC2291">
        <w:t xml:space="preserve">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w:t>
      </w:r>
      <w:ins w:id="770" w:author="lchabot" w:date="2015-09-03T17:26:00Z">
        <w:r w:rsidR="00FA2360">
          <w:t xml:space="preserve"> </w:t>
        </w:r>
      </w:ins>
      <w:r w:rsidRPr="00AC2291">
        <w:t>(</w:t>
      </w:r>
      <w:proofErr w:type="spellStart"/>
      <w:r w:rsidRPr="00AC2291">
        <w:t>Text</w:t>
      </w:r>
      <w:proofErr w:type="spellEnd"/>
      <w:r w:rsidR="001B28C5">
        <w:t xml:space="preserve"> </w:t>
      </w:r>
      <w:proofErr w:type="spellStart"/>
      <w:r w:rsidRPr="00AC2291">
        <w:t>mining</w:t>
      </w:r>
      <w:proofErr w:type="spellEnd"/>
      <w:r w:rsidRPr="00AC2291">
        <w:t xml:space="preserve">) basées sur des algorithmes d’apprentissage </w:t>
      </w:r>
      <w:bookmarkStart w:id="771" w:name="OLE_LINK47"/>
      <w:bookmarkStart w:id="772" w:name="OLE_LINK48"/>
      <w:r w:rsidRPr="00AC2291">
        <w:t>bayésien</w:t>
      </w:r>
      <w:del w:id="773" w:author="lchabot" w:date="2015-09-03T17:26:00Z">
        <w:r w:rsidRPr="00AC2291" w:rsidDel="00FA2360">
          <w:delText>ne</w:delText>
        </w:r>
      </w:del>
      <w:r w:rsidRPr="00AC2291">
        <w:t>s</w:t>
      </w:r>
      <w:bookmarkEnd w:id="771"/>
      <w:bookmarkEnd w:id="772"/>
      <w:r w:rsidRPr="005116DD">
        <w:t>.</w:t>
      </w:r>
    </w:p>
    <w:p w:rsidR="00AC2291" w:rsidRPr="009018E9" w:rsidRDefault="00AC2291" w:rsidP="00AC2291">
      <w:pPr>
        <w:pStyle w:val="Heading4"/>
      </w:pPr>
      <w:r w:rsidRPr="009018E9">
        <w:t>Architecture</w:t>
      </w:r>
    </w:p>
    <w:p w:rsidR="00AC2291" w:rsidRPr="005116DD" w:rsidRDefault="00B767B6" w:rsidP="00AC2291">
      <w:r>
        <w:t xml:space="preserve">      </w:t>
      </w:r>
      <w:r w:rsidR="00AC2291">
        <w:t>Le module offre</w:t>
      </w:r>
      <w:r w:rsidR="00AC2291" w:rsidRPr="00555BF6">
        <w:t xml:space="preserve"> une API REST qui utilise un dictionnaire JSON pour les paramètres en entrée et en sortie et </w:t>
      </w:r>
      <w:r w:rsidR="00AC2291" w:rsidRPr="005116DD">
        <w:t>qui rép</w:t>
      </w:r>
      <w:r w:rsidRPr="005116DD">
        <w:t>ond aux fonctionnalités décrit-ci</w:t>
      </w:r>
      <w:r w:rsidR="00AC2291" w:rsidRPr="005116DD">
        <w:t xml:space="preserve"> dessus.</w:t>
      </w:r>
    </w:p>
    <w:p w:rsidR="00AC2291" w:rsidRPr="005116DD" w:rsidRDefault="0099294E" w:rsidP="00AC2291">
      <w:r>
        <w:t xml:space="preserve">      </w:t>
      </w:r>
      <w:r w:rsidR="00AC2291" w:rsidRPr="005116DD">
        <w:t>La mise en œuvre du modèle se fait par la création d’un fichier « .</w:t>
      </w:r>
      <w:r w:rsidR="00B767B6" w:rsidRPr="005116DD">
        <w:t xml:space="preserve">model ». Chaque type de modèle à </w:t>
      </w:r>
      <w:r w:rsidR="00AC2291" w:rsidRPr="005116DD">
        <w:t xml:space="preserve">une représentation qui </w:t>
      </w:r>
      <w:r w:rsidR="00B767B6" w:rsidRPr="005116DD">
        <w:t xml:space="preserve">est </w:t>
      </w:r>
      <w:r w:rsidR="00AC2291" w:rsidRPr="005116DD">
        <w:t>différente aux autre</w:t>
      </w:r>
      <w:r w:rsidR="00B767B6" w:rsidRPr="005116DD">
        <w:t>s</w:t>
      </w:r>
      <w:r w:rsidR="00AC2291" w:rsidRPr="005116DD">
        <w:t xml:space="preserve"> type</w:t>
      </w:r>
      <w:r w:rsidR="00B767B6" w:rsidRPr="005116DD">
        <w:t>s</w:t>
      </w:r>
      <w:r w:rsidR="00AC2291" w:rsidRPr="005116DD">
        <w:t>.</w:t>
      </w:r>
    </w:p>
    <w:p w:rsidR="00AC2291" w:rsidRPr="00BD4243" w:rsidRDefault="00AC2291" w:rsidP="00BD4243">
      <w:r w:rsidRPr="00BD4243">
        <w:rPr>
          <w:noProof/>
          <w:lang w:eastAsia="fr-FR"/>
        </w:rPr>
        <w:lastRenderedPageBreak/>
        <w:drawing>
          <wp:inline distT="0" distB="0" distL="0" distR="0">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4"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774" w:name="_Toc429059362"/>
      <w:r w:rsidRPr="00BD4243">
        <w:t xml:space="preserve">Figure </w:t>
      </w:r>
      <w:r w:rsidR="00F249A1">
        <w:fldChar w:fldCharType="begin"/>
      </w:r>
      <w:r w:rsidR="005B0F1B">
        <w:instrText xml:space="preserve"> SEQ Figure \* ARABIC </w:instrText>
      </w:r>
      <w:r w:rsidR="00F249A1">
        <w:fldChar w:fldCharType="separate"/>
      </w:r>
      <w:r w:rsidR="00361236">
        <w:rPr>
          <w:noProof/>
        </w:rPr>
        <w:t>17</w:t>
      </w:r>
      <w:r w:rsidR="00F249A1">
        <w:rPr>
          <w:noProof/>
        </w:rPr>
        <w:fldChar w:fldCharType="end"/>
      </w:r>
      <w:r w:rsidRPr="00BD4243">
        <w:t xml:space="preserve">:Architecture de serveur de déploiement  SPAD </w:t>
      </w:r>
      <w:proofErr w:type="spellStart"/>
      <w:r w:rsidRPr="00BD4243">
        <w:t>RealTime</w:t>
      </w:r>
      <w:bookmarkEnd w:id="774"/>
      <w:proofErr w:type="spellEnd"/>
    </w:p>
    <w:p w:rsidR="00AC2291" w:rsidRPr="009018E9" w:rsidRDefault="00AC2291" w:rsidP="00AC2291">
      <w:pPr>
        <w:pStyle w:val="Heading4"/>
      </w:pPr>
      <w:r w:rsidRPr="009018E9">
        <w:t xml:space="preserve">Model </w:t>
      </w:r>
      <w:r w:rsidR="005328E2" w:rsidRPr="009018E9">
        <w:t>Bayésien</w:t>
      </w:r>
      <w:r w:rsidRPr="009018E9">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w:t>
      </w:r>
      <w:proofErr w:type="spellStart"/>
      <w:r w:rsidR="00AC2291">
        <w:t>Feed</w:t>
      </w:r>
      <w:proofErr w:type="spellEnd"/>
      <w:r w:rsidR="00AC2291">
        <w:t xml:space="preserve">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modelClass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maestro.web.bayes.TextBayesModel</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modelName</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bayesien</w:t>
      </w:r>
      <w:proofErr w:type="spellEnd"/>
      <w:r w:rsidRPr="00B767B6">
        <w:rPr>
          <w:sz w:val="22"/>
          <w:szCs w:val="20"/>
          <w:shd w:val="clear" w:color="auto" w:fill="FCFCFC"/>
          <w:lang w:val="en-US"/>
        </w:rPr>
        <w:t xml:space="preserve">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possibleValues</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demande,opportunity,lead,intervention</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minLength</w:t>
      </w:r>
      <w:proofErr w:type="spellEnd"/>
      <w:r w:rsidRPr="00B767B6">
        <w:rPr>
          <w:sz w:val="22"/>
          <w:szCs w:val="20"/>
          <w:shd w:val="clear" w:color="auto" w:fill="FCFCFC"/>
          <w:lang w:val="en-US"/>
        </w:rPr>
        <w:t>=3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lang</w:t>
      </w:r>
      <w:proofErr w:type="spellEnd"/>
      <w:r w:rsidRPr="00B767B6">
        <w:rPr>
          <w:sz w:val="22"/>
          <w:szCs w:val="20"/>
          <w:shd w:val="clear" w:color="auto" w:fill="FCFCFC"/>
          <w:lang w:val="en-US"/>
        </w:rPr>
        <w:t>=</w:t>
      </w:r>
      <w:proofErr w:type="spellStart"/>
      <w:r w:rsidRPr="00B767B6">
        <w:rPr>
          <w:sz w:val="22"/>
          <w:szCs w:val="20"/>
          <w:shd w:val="clear" w:color="auto" w:fill="FCFCFC"/>
          <w:lang w:val="en-US"/>
        </w:rPr>
        <w:t>fr</w:t>
      </w:r>
      <w:proofErr w:type="spellEnd"/>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targetName</w:t>
      </w:r>
      <w:proofErr w:type="spellEnd"/>
      <w:r w:rsidRPr="00B767B6">
        <w:rPr>
          <w:sz w:val="22"/>
          <w:szCs w:val="20"/>
          <w:shd w:val="clear" w:color="auto" w:fill="FCFCFC"/>
          <w:lang w:val="en-US"/>
        </w:rPr>
        <w:t>=target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keysToParse</w:t>
      </w:r>
      <w:proofErr w:type="spellEnd"/>
      <w:r w:rsidRPr="00B767B6">
        <w:rPr>
          <w:sz w:val="22"/>
          <w:szCs w:val="20"/>
          <w:shd w:val="clear" w:color="auto" w:fill="FCFCFC"/>
          <w:lang w:val="en-US"/>
        </w:rPr>
        <w:t>=text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proofErr w:type="spellStart"/>
      <w:r w:rsidRPr="00B767B6">
        <w:rPr>
          <w:sz w:val="22"/>
          <w:szCs w:val="20"/>
          <w:shd w:val="clear" w:color="auto" w:fill="FCFCFC"/>
          <w:lang w:val="en-US"/>
        </w:rPr>
        <w:t>learnFile</w:t>
      </w:r>
      <w:proofErr w:type="spellEnd"/>
      <w:r w:rsidRPr="00B767B6">
        <w:rPr>
          <w:sz w:val="22"/>
          <w:szCs w:val="20"/>
          <w:shd w:val="clear" w:color="auto" w:fill="FCFCFC"/>
          <w:lang w:val="en-US"/>
        </w:rPr>
        <w:t>=&lt;</w:t>
      </w:r>
      <w:proofErr w:type="spellStart"/>
      <w:r w:rsidRPr="00B767B6">
        <w:rPr>
          <w:sz w:val="22"/>
          <w:szCs w:val="20"/>
          <w:shd w:val="clear" w:color="auto" w:fill="FCFCFC"/>
          <w:lang w:val="en-US"/>
        </w:rPr>
        <w:t>com.spad.modelsdir</w:t>
      </w:r>
      <w:proofErr w:type="spellEnd"/>
      <w:r w:rsidRPr="00B767B6">
        <w:rPr>
          <w:sz w:val="22"/>
          <w:szCs w:val="20"/>
          <w:shd w:val="clear" w:color="auto" w:fill="FCFCFC"/>
          <w:lang w:val="en-US"/>
        </w:rPr>
        <w:t>&gt;\text\posts-synopsis.txt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w:t>
      </w:r>
      <w:proofErr w:type="spellStart"/>
      <w:r w:rsidRPr="00B767B6">
        <w:rPr>
          <w:sz w:val="22"/>
          <w:szCs w:val="20"/>
          <w:shd w:val="clear" w:color="auto" w:fill="FCFCFC"/>
        </w:rPr>
        <w:t>Modéle</w:t>
      </w:r>
      <w:proofErr w:type="spellEnd"/>
      <w:r w:rsidRPr="00B767B6">
        <w:rPr>
          <w:sz w:val="22"/>
          <w:szCs w:val="20"/>
          <w:shd w:val="clear" w:color="auto" w:fill="FCFCFC"/>
        </w:rPr>
        <w:t xml:space="preserve"> de bayésien naïfs en mode </w:t>
      </w:r>
      <w:proofErr w:type="spellStart"/>
      <w:r w:rsidRPr="00B767B6">
        <w:rPr>
          <w:sz w:val="22"/>
          <w:szCs w:val="20"/>
          <w:shd w:val="clear" w:color="auto" w:fill="FCFCFC"/>
        </w:rPr>
        <w:t>random</w:t>
      </w:r>
      <w:proofErr w:type="spellEnd"/>
      <w:r w:rsidRPr="00B767B6">
        <w:rPr>
          <w:sz w:val="22"/>
          <w:szCs w:val="20"/>
          <w:shd w:val="clear" w:color="auto" w:fill="FCFCFC"/>
        </w:rPr>
        <w: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 xml:space="preserve">##renvoie une des valeurs au hasard </w:t>
      </w:r>
      <w:proofErr w:type="spellStart"/>
      <w:r w:rsidRPr="00B767B6">
        <w:rPr>
          <w:sz w:val="22"/>
          <w:szCs w:val="20"/>
          <w:shd w:val="clear" w:color="auto" w:fill="FCFCFC"/>
        </w:rPr>
        <w:t>parmis</w:t>
      </w:r>
      <w:proofErr w:type="spellEnd"/>
      <w:r w:rsidRPr="00B767B6">
        <w:rPr>
          <w:sz w:val="22"/>
          <w:szCs w:val="20"/>
          <w:shd w:val="clear" w:color="auto" w:fill="FCFCFC"/>
        </w:rPr>
        <w:t xml:space="preserve"> la liste des possible</w:t>
      </w:r>
      <w:r w:rsidRPr="00B767B6">
        <w:rPr>
          <w:sz w:val="28"/>
          <w:shd w:val="clear" w:color="auto" w:fill="FCFCFC"/>
        </w:rPr>
        <w:t xml:space="preserve"> </w:t>
      </w:r>
    </w:p>
    <w:p w:rsidR="0099294E" w:rsidRDefault="0099294E" w:rsidP="0099294E">
      <w:r>
        <w:t xml:space="preserve">      Le tableau ci-après décrit des </w:t>
      </w:r>
      <w:r w:rsidR="001B28C5">
        <w:t xml:space="preserve">propriétés d’un fichier modèle </w:t>
      </w:r>
      <w:proofErr w:type="spellStart"/>
      <w:r w:rsidR="001B28C5">
        <w:t>T</w:t>
      </w:r>
      <w:r>
        <w:t>ext</w:t>
      </w:r>
      <w:proofErr w:type="spellEnd"/>
      <w:r w:rsidR="001B28C5">
        <w:t xml:space="preserve"> </w:t>
      </w:r>
      <w:proofErr w:type="spellStart"/>
      <w:r>
        <w:t>mining</w:t>
      </w:r>
      <w:proofErr w:type="spellEnd"/>
      <w:r>
        <w:t xml:space="preserve"> SPAD </w:t>
      </w:r>
      <w:proofErr w:type="spellStart"/>
      <w:r>
        <w:t>realtime</w:t>
      </w:r>
      <w:proofErr w:type="spellEnd"/>
    </w:p>
    <w:p w:rsidR="003B78CE" w:rsidRPr="0099294E" w:rsidRDefault="003B78CE" w:rsidP="0099294E">
      <w:pPr>
        <w:sectPr w:rsidR="003B78CE" w:rsidRPr="0099294E" w:rsidSect="00280C0A">
          <w:headerReference w:type="default" r:id="rId45"/>
          <w:headerReference w:type="first" r:id="rId46"/>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modelClass</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pPr>
            <w:r w:rsidRPr="00AF311D">
              <w:rPr>
                <w:b/>
              </w:rPr>
              <w:t>O</w:t>
            </w:r>
            <w:r w:rsidR="00B767B6" w:rsidRPr="00AF311D">
              <w:rPr>
                <w:b/>
              </w:rPr>
              <w:t>bligatoire</w:t>
            </w:r>
            <w:r w:rsidRPr="003B78CE">
              <w:t> :</w:t>
            </w:r>
            <w:r>
              <w:t xml:space="preserve"> </w:t>
            </w:r>
            <w:r w:rsidRPr="003B78CE">
              <w:t>Il</w:t>
            </w:r>
            <w:r w:rsidR="00B767B6" w:rsidRPr="003B78CE">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modelName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pPr>
            <w:r>
              <w:t xml:space="preserve">nom du modèle dans le serveur : c’est un </w:t>
            </w:r>
            <w:r w:rsidR="00B767B6" w:rsidRPr="003B78CE">
              <w:t xml:space="preserve">identifiant pour les appels REST et </w:t>
            </w:r>
            <w:r>
              <w:t xml:space="preserve">il </w:t>
            </w:r>
            <w:r w:rsidR="00B767B6" w:rsidRPr="003B78CE">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possibleValues</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Strong"/>
                <w:rFonts w:eastAsia="Times New Roman" w:cs="Arial"/>
                <w:color w:val="000000"/>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I</w:t>
            </w:r>
            <w:r w:rsidR="00B767B6" w:rsidRPr="003B78CE">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keysToParse</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 xml:space="preserve">liste des clefs à </w:t>
            </w:r>
            <w:proofErr w:type="spellStart"/>
            <w:r w:rsidRPr="003B78CE">
              <w:t>parser</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w:t>
            </w:r>
            <w:proofErr w:type="spellStart"/>
            <w:r w:rsidRPr="003B78CE">
              <w:t>text</w:t>
            </w:r>
            <w:proofErr w:type="spellEnd"/>
            <w:r w:rsidRPr="003B78CE">
              <w:t>", "</w:t>
            </w:r>
            <w:proofErr w:type="spellStart"/>
            <w:r w:rsidRPr="003B78CE">
              <w:t>title</w:t>
            </w:r>
            <w:proofErr w:type="spellEnd"/>
            <w:r w:rsidRPr="003B78CE">
              <w:t>"</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E</w:t>
            </w:r>
            <w:r w:rsidR="00B767B6" w:rsidRPr="003B78CE">
              <w:t xml:space="preserve">nsemble des variables du dictionnaire passé en paramètre qui doivent être </w:t>
            </w:r>
            <w:proofErr w:type="spellStart"/>
            <w:r w:rsidR="00B767B6" w:rsidRPr="003B78CE">
              <w:t>parsées</w:t>
            </w:r>
            <w:proofErr w:type="spellEnd"/>
            <w:r w:rsidR="00B767B6" w:rsidRPr="003B78CE">
              <w:t xml:space="preserve">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Toutes les valeurs sont considéré</w:t>
            </w:r>
            <w:r w:rsidR="00AF311D">
              <w:t>es</w:t>
            </w:r>
            <w:r w:rsidRPr="003B78CE">
              <w:t xml:space="preserve"> co</w:t>
            </w:r>
            <w:r w:rsidR="00AF311D">
              <w:t>mme le même texte concaténé. S’</w:t>
            </w:r>
            <w:r w:rsidRPr="003B78CE">
              <w:t xml:space="preserve">il n'est pas spécifié on </w:t>
            </w:r>
            <w:proofErr w:type="spellStart"/>
            <w:r w:rsidRPr="003B78CE">
              <w:t>parsera</w:t>
            </w:r>
            <w:proofErr w:type="spellEnd"/>
            <w:r w:rsidRPr="003B78CE">
              <w:t xml:space="preserve"> les valeurs associées </w:t>
            </w:r>
            <w:r w:rsidR="00AF311D" w:rsidRPr="003B78CE">
              <w:t>aux clefs</w:t>
            </w:r>
            <w:r w:rsidRPr="003B78CE">
              <w:t xml:space="preserve"> "</w:t>
            </w:r>
            <w:proofErr w:type="spellStart"/>
            <w:r w:rsidRPr="003B78CE">
              <w:t>text</w:t>
            </w:r>
            <w:proofErr w:type="spellEnd"/>
            <w:r w:rsidRPr="003B78CE">
              <w:t>" et "</w:t>
            </w:r>
            <w:proofErr w:type="spellStart"/>
            <w:r w:rsidRPr="003B78CE">
              <w:t>title</w:t>
            </w:r>
            <w:proofErr w:type="spellEnd"/>
            <w:r w:rsidRPr="003B78CE">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targetName</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w:t>
            </w:r>
            <w:proofErr w:type="spellStart"/>
            <w:r w:rsidRPr="003B78CE">
              <w:t>target</w:t>
            </w:r>
            <w:proofErr w:type="spellEnd"/>
            <w:r w:rsidRPr="003B78CE">
              <w: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t xml:space="preserve">nom de la variable cible dans le dictionnaire passé à la méthode d'apprentissage. Les valeurs associées à la clef doivent être dans </w:t>
            </w:r>
            <w:proofErr w:type="spellStart"/>
            <w:r w:rsidRPr="003B78CE">
              <w:t>possibleValues</w:t>
            </w:r>
            <w:proofErr w:type="spellEnd"/>
            <w:r w:rsidRPr="003B78CE">
              <w:t>.</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t>S’</w:t>
            </w:r>
            <w:r w:rsidR="00B767B6" w:rsidRPr="003B78CE">
              <w:t>i</w:t>
            </w:r>
            <w:r>
              <w:t>l n'est pas spécifié on regarde</w:t>
            </w:r>
            <w:r w:rsidR="00B767B6" w:rsidRPr="003B78CE">
              <w:t xml:space="preserve"> la valeur associée à la clef "</w:t>
            </w:r>
            <w:proofErr w:type="spellStart"/>
            <w:r w:rsidR="00B767B6" w:rsidRPr="003B78CE">
              <w:t>target</w:t>
            </w:r>
            <w:proofErr w:type="spellEnd"/>
            <w:r w:rsidR="00B767B6" w:rsidRPr="003B78CE">
              <w: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lang</w:t>
            </w:r>
            <w:proofErr w:type="spellEnd"/>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 xml:space="preserve">langage pour le </w:t>
            </w:r>
            <w:proofErr w:type="spellStart"/>
            <w:r w:rsidRPr="003B78CE">
              <w:t>parsing</w:t>
            </w:r>
            <w:proofErr w:type="spellEnd"/>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proofErr w:type="spellStart"/>
            <w:r w:rsidRPr="003B78CE">
              <w:t>fr</w:t>
            </w:r>
            <w:proofErr w:type="spellEnd"/>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L</w:t>
            </w:r>
            <w:r w:rsidR="00B767B6" w:rsidRPr="003B78CE">
              <w:t xml:space="preserve">angage pour </w:t>
            </w:r>
            <w:r w:rsidR="003B78CE" w:rsidRPr="003B78CE">
              <w:t>les stops</w:t>
            </w:r>
            <w:r w:rsidR="00B767B6" w:rsidRPr="003B78CE">
              <w:t xml:space="preserve"> </w:t>
            </w:r>
            <w:r w:rsidR="003B78CE" w:rsidRPr="003B78CE">
              <w:t>Word</w:t>
            </w:r>
            <w:r w:rsidR="00B767B6" w:rsidRPr="003B78CE">
              <w:t xml:space="preserve"> du</w:t>
            </w:r>
            <w:r w:rsidR="009E3B52">
              <w:t xml:space="preserve"> </w:t>
            </w:r>
            <w:proofErr w:type="spellStart"/>
            <w:r w:rsidR="009E3B52">
              <w:t>parsing</w:t>
            </w:r>
            <w:proofErr w:type="spellEnd"/>
            <w:r w:rsidR="009E3B52">
              <w:t xml:space="preserve"> du texte. Par défaut</w:t>
            </w:r>
            <w:r>
              <w:t>,</w:t>
            </w:r>
            <w:r w:rsidR="009E3B52">
              <w:t xml:space="preserve"> </w:t>
            </w:r>
            <w:r>
              <w:t>on est</w:t>
            </w:r>
            <w:r w:rsidR="00B767B6" w:rsidRPr="003B78CE">
              <w:t xml:space="preserve"> en français, si le code est différent de "</w:t>
            </w:r>
            <w:proofErr w:type="spellStart"/>
            <w:r w:rsidR="00B767B6" w:rsidRPr="003B78CE">
              <w:t>fr</w:t>
            </w:r>
            <w:proofErr w:type="spellEnd"/>
            <w:r w:rsidR="00B767B6" w:rsidRPr="003B78CE">
              <w:t>"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proofErr w:type="spellStart"/>
            <w:r>
              <w:t>minLength</w:t>
            </w:r>
            <w:proofErr w:type="spellEnd"/>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pPr>
            <w:r>
              <w:t>T</w:t>
            </w:r>
            <w:r w:rsidR="00B767B6" w:rsidRPr="003B78CE">
              <w:t xml:space="preserve">ous les mots de taille inférieure à cette valeur sont supprimés après le </w:t>
            </w:r>
            <w:proofErr w:type="spellStart"/>
            <w:r w:rsidR="00B767B6" w:rsidRPr="003B78CE">
              <w:t>parsing</w:t>
            </w:r>
            <w:proofErr w:type="spellEnd"/>
            <w:r w:rsidR="00B767B6" w:rsidRPr="003B78CE">
              <w:t>.</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775" w:name="_Toc429003495"/>
      <w:r w:rsidRPr="00AF311D">
        <w:t xml:space="preserve">Tableau </w:t>
      </w:r>
      <w:r w:rsidR="00F249A1">
        <w:fldChar w:fldCharType="begin"/>
      </w:r>
      <w:r w:rsidR="005B0F1B">
        <w:instrText xml:space="preserve"> SEQ Tableau \* ARABIC </w:instrText>
      </w:r>
      <w:r w:rsidR="00F249A1">
        <w:fldChar w:fldCharType="separate"/>
      </w:r>
      <w:r w:rsidRPr="00AF311D">
        <w:rPr>
          <w:noProof/>
        </w:rPr>
        <w:t>3</w:t>
      </w:r>
      <w:r w:rsidR="00F249A1">
        <w:rPr>
          <w:noProof/>
        </w:rPr>
        <w:fldChar w:fldCharType="end"/>
      </w:r>
      <w:r w:rsidR="00AF311D">
        <w:t>:Table de</w:t>
      </w:r>
      <w:ins w:id="776" w:author="lchabot" w:date="2015-09-03T17:27:00Z">
        <w:r w:rsidR="00FA2360">
          <w:t>s</w:t>
        </w:r>
      </w:ins>
      <w:r w:rsidR="00AF311D">
        <w:t xml:space="preserve"> propriété</w:t>
      </w:r>
      <w:ins w:id="777" w:author="lchabot" w:date="2015-09-03T17:27:00Z">
        <w:r w:rsidR="00FA2360">
          <w:t>s</w:t>
        </w:r>
      </w:ins>
      <w:r w:rsidRPr="00AF311D">
        <w:t xml:space="preserve"> d'un fichie</w:t>
      </w:r>
      <w:r w:rsidR="001B28C5">
        <w:t xml:space="preserve">r modèle SPAD REALTIME pour le </w:t>
      </w:r>
      <w:proofErr w:type="spellStart"/>
      <w:r w:rsidR="001B28C5">
        <w:t>T</w:t>
      </w:r>
      <w:r w:rsidRPr="00AF311D">
        <w:t>ext</w:t>
      </w:r>
      <w:proofErr w:type="spellEnd"/>
      <w:r w:rsidR="001B28C5">
        <w:t xml:space="preserve"> </w:t>
      </w:r>
      <w:proofErr w:type="spellStart"/>
      <w:r w:rsidRPr="00AF311D">
        <w:t>mining</w:t>
      </w:r>
      <w:bookmarkEnd w:id="775"/>
      <w:proofErr w:type="spellEnd"/>
    </w:p>
    <w:p w:rsidR="00AF311D" w:rsidRPr="005116DD" w:rsidRDefault="00AF311D" w:rsidP="00AF311D">
      <w:pPr>
        <w:pStyle w:val="Heading4"/>
        <w:rPr>
          <w:u w:val="single"/>
        </w:rPr>
      </w:pPr>
      <w:bookmarkStart w:id="778" w:name="_Toc428305898"/>
      <w:bookmarkStart w:id="779" w:name="_Toc428306436"/>
      <w:bookmarkStart w:id="780" w:name="_Toc428613343"/>
      <w:r w:rsidRPr="005116DD">
        <w:rPr>
          <w:u w:val="single"/>
        </w:rPr>
        <w:lastRenderedPageBreak/>
        <w:t>Base de données de tests</w:t>
      </w:r>
    </w:p>
    <w:p w:rsidR="00AF311D" w:rsidRPr="005116DD" w:rsidRDefault="00AF311D" w:rsidP="00AF311D">
      <w:r>
        <w:t xml:space="preserve">      </w:t>
      </w:r>
      <w:r w:rsidRPr="005116DD">
        <w:t>Afin de tester fonctionnellement l’efficacité de l</w:t>
      </w:r>
      <w:r w:rsidR="001B28C5" w:rsidRPr="005116DD">
        <w:t xml:space="preserve">’algorithme bayésien des model </w:t>
      </w:r>
      <w:proofErr w:type="spellStart"/>
      <w:r w:rsidR="001B28C5" w:rsidRPr="005116DD">
        <w:t>T</w:t>
      </w:r>
      <w:r w:rsidRPr="005116DD">
        <w:t>ext</w:t>
      </w:r>
      <w:proofErr w:type="spellEnd"/>
      <w:r w:rsidR="001B28C5" w:rsidRPr="005116DD">
        <w:t xml:space="preserve"> </w:t>
      </w:r>
      <w:proofErr w:type="spellStart"/>
      <w:r w:rsidRPr="005116DD">
        <w:t>mining</w:t>
      </w:r>
      <w:proofErr w:type="spellEnd"/>
      <w:r w:rsidRPr="005116DD">
        <w:t xml:space="preserve">, on a besoin d’une base de données de test qui contient des commentaires et des </w:t>
      </w:r>
      <w:proofErr w:type="spellStart"/>
      <w:r w:rsidRPr="005116DD">
        <w:t>posts</w:t>
      </w:r>
      <w:proofErr w:type="spellEnd"/>
      <w:r w:rsidRPr="005116DD">
        <w:t xml:space="preserve">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Heading3"/>
      </w:pPr>
      <w:bookmarkStart w:id="781" w:name="_Toc428908817"/>
      <w:bookmarkStart w:id="782" w:name="_Toc428910444"/>
      <w:bookmarkStart w:id="783" w:name="_Toc428916998"/>
      <w:bookmarkStart w:id="784" w:name="_Toc428984331"/>
      <w:bookmarkStart w:id="785" w:name="_Toc429002642"/>
      <w:bookmarkStart w:id="786" w:name="_Toc429003377"/>
      <w:bookmarkStart w:id="787" w:name="_Toc429003567"/>
      <w:r w:rsidRPr="00593369">
        <w:t>Réalisation</w:t>
      </w:r>
      <w:bookmarkEnd w:id="778"/>
      <w:bookmarkEnd w:id="779"/>
      <w:bookmarkEnd w:id="780"/>
      <w:bookmarkEnd w:id="781"/>
      <w:bookmarkEnd w:id="782"/>
      <w:bookmarkEnd w:id="783"/>
      <w:bookmarkEnd w:id="784"/>
      <w:bookmarkEnd w:id="785"/>
      <w:bookmarkEnd w:id="786"/>
      <w:bookmarkEnd w:id="787"/>
    </w:p>
    <w:p w:rsidR="00AF311D" w:rsidRDefault="00AF311D" w:rsidP="00AF311D">
      <w:r>
        <w:t xml:space="preserve">      L’essentiel du travail a consisté</w:t>
      </w:r>
      <w:ins w:id="788" w:author="lchabot" w:date="2015-09-03T17:28:00Z">
        <w:r w:rsidR="00FA2360">
          <w:t xml:space="preserve"> </w:t>
        </w:r>
        <w:proofErr w:type="gramStart"/>
        <w:r w:rsidR="00FA2360">
          <w:t>a</w:t>
        </w:r>
      </w:ins>
      <w:proofErr w:type="gramEnd"/>
      <w:r>
        <w:t xml:space="preserve"> </w:t>
      </w:r>
      <w:del w:id="789" w:author="lchabot" w:date="2015-09-03T17:28:00Z">
        <w:r w:rsidDel="00FA2360">
          <w:delText>d’</w:delText>
        </w:r>
      </w:del>
      <w:r>
        <w:t xml:space="preserve">appliquer les mêmes travaux réalisés dans le module </w:t>
      </w:r>
      <w:proofErr w:type="spellStart"/>
      <w:r>
        <w:t>scheduler</w:t>
      </w:r>
      <w:proofErr w:type="spellEnd"/>
      <w:r>
        <w:t xml:space="preserve">.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w:t>
      </w:r>
      <w:proofErr w:type="spellStart"/>
      <w:r>
        <w:t>textminig</w:t>
      </w:r>
      <w:proofErr w:type="spellEnd"/>
      <w:r>
        <w:t xml:space="preserve"> du serveur </w:t>
      </w:r>
      <w:proofErr w:type="spellStart"/>
      <w:r>
        <w:t>RealTime</w:t>
      </w:r>
      <w:proofErr w:type="spellEnd"/>
      <w:r>
        <w:t xml:space="preserve"> SPAD sur des sources de donnée réel.</w:t>
      </w:r>
    </w:p>
    <w:p w:rsidR="00AF311D" w:rsidRPr="00AF311D" w:rsidRDefault="00AF311D" w:rsidP="00AF311D">
      <w:pPr>
        <w:pStyle w:val="Heading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w:t>
      </w:r>
      <w:del w:id="790" w:author="lchabot" w:date="2015-09-03T17:28:00Z">
        <w:r w:rsidDel="00FA2360">
          <w:delText>scheduler</w:delText>
        </w:r>
      </w:del>
      <w:proofErr w:type="spellStart"/>
      <w:ins w:id="791" w:author="lchabot" w:date="2015-09-03T17:28:00Z">
        <w:r w:rsidR="00FA2360">
          <w:t>Scheduler</w:t>
        </w:r>
      </w:ins>
      <w:proofErr w:type="spellEnd"/>
      <w:r>
        <w:t xml:space="preserve">, les interfaces responsables aux appels </w:t>
      </w:r>
      <w:del w:id="792" w:author="lchabot" w:date="2015-09-03T17:28:00Z">
        <w:r w:rsidDel="00FA2360">
          <w:delText xml:space="preserve">aux </w:delText>
        </w:r>
      </w:del>
      <w:ins w:id="793" w:author="lchabot" w:date="2015-09-03T17:28:00Z">
        <w:r w:rsidR="00FA2360">
          <w:t xml:space="preserve">des </w:t>
        </w:r>
      </w:ins>
      <w:r>
        <w:t xml:space="preserve">web services externes ont été définies dans la couche infrastructure comme étant une ressource externe du </w:t>
      </w:r>
      <w:del w:id="794" w:author="lchabot" w:date="2015-09-03T17:28:00Z">
        <w:r w:rsidDel="00FA2360">
          <w:delText xml:space="preserve">nouvel </w:delText>
        </w:r>
      </w:del>
      <w:ins w:id="795" w:author="lchabot" w:date="2015-09-03T17:28:00Z">
        <w:r w:rsidR="00FA2360">
          <w:t xml:space="preserve">nouveau </w:t>
        </w:r>
      </w:ins>
      <w:r>
        <w:t xml:space="preserve">module </w:t>
      </w:r>
      <w:del w:id="796" w:author="lchabot" w:date="2015-09-03T17:29:00Z">
        <w:r w:rsidDel="00FA2360">
          <w:delText>social</w:delText>
        </w:r>
      </w:del>
      <w:ins w:id="797" w:author="lchabot" w:date="2015-09-03T17:29:00Z">
        <w:r w:rsidR="00FA2360">
          <w:t>Social</w:t>
        </w:r>
      </w:ins>
      <w:r>
        <w:t xml:space="preserve">. </w:t>
      </w:r>
    </w:p>
    <w:p w:rsidR="00AF311D" w:rsidRDefault="00AF311D" w:rsidP="00AF311D">
      <w:r>
        <w:t xml:space="preserve">      Afin de récupérer les </w:t>
      </w:r>
      <w:proofErr w:type="spellStart"/>
      <w:r>
        <w:t>posts</w:t>
      </w:r>
      <w:proofErr w:type="spellEnd"/>
      <w:r>
        <w:t xml:space="preserve"> Facebook et les commentaires d’un</w:t>
      </w:r>
      <w:r w:rsidR="00E00318">
        <w:t xml:space="preserve"> </w:t>
      </w:r>
      <w:proofErr w:type="spellStart"/>
      <w:r w:rsidR="00E00318">
        <w:t>fanpage</w:t>
      </w:r>
      <w:proofErr w:type="spellEnd"/>
      <w:r w:rsidR="00E00318">
        <w:t xml:space="preserve"> publique, </w:t>
      </w:r>
      <w:del w:id="798" w:author="lchabot" w:date="2015-09-03T17:29:00Z">
        <w:r w:rsidR="00E00318" w:rsidDel="00FA2360">
          <w:delText xml:space="preserve">j’étais </w:delText>
        </w:r>
      </w:del>
      <w:ins w:id="799" w:author="lchabot" w:date="2015-09-03T17:29:00Z">
        <w:r w:rsidR="00FA2360">
          <w:t xml:space="preserve">j’ai eu </w:t>
        </w:r>
      </w:ins>
      <w:r>
        <w:t xml:space="preserve">besoin d’étendre l’api du connecteur social CRM avec </w:t>
      </w:r>
      <w:r w:rsidR="00DF79F3">
        <w:t>de</w:t>
      </w:r>
      <w:del w:id="800" w:author="lchabot" w:date="2015-09-03T17:29:00Z">
        <w:r w:rsidR="00DF79F3" w:rsidDel="00FA2360">
          <w:delText>s</w:delText>
        </w:r>
      </w:del>
      <w:r w:rsidR="00DF79F3">
        <w:t xml:space="preserve">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w:t>
      </w:r>
      <w:ins w:id="801" w:author="lchabot" w:date="2015-09-03T17:29:00Z">
        <w:r w:rsidR="00FA2360">
          <w:t>e la</w:t>
        </w:r>
      </w:ins>
      <w:del w:id="802" w:author="lchabot" w:date="2015-09-03T17:29:00Z">
        <w:r w:rsidR="005328E2" w:rsidDel="00FA2360">
          <w:delText>u</w:delText>
        </w:r>
      </w:del>
      <w:r w:rsidR="00AF311D">
        <w:t xml:space="preserve"> </w:t>
      </w:r>
      <w:proofErr w:type="spellStart"/>
      <w:r w:rsidR="005328E2">
        <w:t>Fanpage</w:t>
      </w:r>
      <w:proofErr w:type="spellEnd"/>
      <w:r w:rsidR="00AF311D">
        <w:t xml:space="preserve"> comme </w:t>
      </w:r>
      <w:del w:id="803" w:author="lchabot" w:date="2015-09-03T17:29:00Z">
        <w:r w:rsidR="00AF311D" w:rsidDel="00FA2360">
          <w:delText xml:space="preserve">un </w:delText>
        </w:r>
      </w:del>
      <w:r w:rsidR="00AF311D">
        <w:t xml:space="preserve">paramètre de recherche dans le graph API </w:t>
      </w:r>
      <w:r w:rsidR="005328E2">
        <w:t>Facebook</w:t>
      </w:r>
      <w:r w:rsidR="00AF311D">
        <w:t>. De plus, il</w:t>
      </w:r>
      <w:r w:rsidR="00E00318">
        <w:t xml:space="preserve"> était </w:t>
      </w:r>
      <w:r w:rsidR="00E00318">
        <w:lastRenderedPageBreak/>
        <w:t>primordial</w:t>
      </w:r>
      <w:del w:id="804" w:author="lchabot" w:date="2015-09-03T17:29:00Z">
        <w:r w:rsidR="00E00318" w:rsidDel="00FA2360">
          <w:delText>e</w:delText>
        </w:r>
      </w:del>
      <w:r w:rsidR="00E00318">
        <w:t xml:space="preserve"> de migrer</w:t>
      </w:r>
      <w:r w:rsidR="00AF311D">
        <w:t xml:space="preserve"> les sources des entités métier, </w:t>
      </w:r>
      <w:del w:id="805" w:author="lchabot" w:date="2015-09-03T17:29:00Z">
        <w:r w:rsidR="00AF311D" w:rsidDel="00FA2360">
          <w:delText xml:space="preserve">les </w:delText>
        </w:r>
      </w:del>
      <w:r w:rsidR="00AF311D">
        <w:t>porteuses des informations, du connecteur social C</w:t>
      </w:r>
      <w:r w:rsidR="00E00318">
        <w:t xml:space="preserve">RM vers la couche </w:t>
      </w:r>
      <w:proofErr w:type="spellStart"/>
      <w:r w:rsidR="00E00318">
        <w:t>shared-kernel</w:t>
      </w:r>
      <w:proofErr w:type="spellEnd"/>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 xml:space="preserve">necteur </w:t>
      </w:r>
      <w:proofErr w:type="spellStart"/>
      <w:ins w:id="806" w:author="lchabot" w:date="2015-09-03T17:30:00Z">
        <w:r w:rsidR="00FA2360">
          <w:t>S</w:t>
        </w:r>
      </w:ins>
      <w:r w:rsidR="00E00318">
        <w:t>social</w:t>
      </w:r>
      <w:proofErr w:type="spellEnd"/>
      <w:r w:rsidR="00E00318">
        <w:t>, j’ai créé une tâ</w:t>
      </w:r>
      <w:r w:rsidR="00AF311D">
        <w:t xml:space="preserve">che </w:t>
      </w:r>
      <w:proofErr w:type="spellStart"/>
      <w:r w:rsidR="00AF311D">
        <w:t>scheduler</w:t>
      </w:r>
      <w:proofErr w:type="spellEnd"/>
      <w:r w:rsidR="00AF311D">
        <w:t xml:space="preserve"> qui fa</w:t>
      </w:r>
      <w:r w:rsidR="00E00318">
        <w:t>it la mise à jour périodique</w:t>
      </w:r>
      <w:r w:rsidR="00AF311D">
        <w:t xml:space="preserve"> avec </w:t>
      </w:r>
      <w:del w:id="807" w:author="lchabot" w:date="2015-09-03T17:30:00Z">
        <w:r w:rsidR="00AF311D" w:rsidDel="00FA2360">
          <w:delText xml:space="preserve">des </w:delText>
        </w:r>
      </w:del>
      <w:ins w:id="808" w:author="lchabot" w:date="2015-09-03T17:30:00Z">
        <w:r w:rsidR="00FA2360">
          <w:t xml:space="preserve">les </w:t>
        </w:r>
      </w:ins>
      <w:del w:id="809" w:author="lchabot" w:date="2015-09-03T17:30:00Z">
        <w:r w:rsidR="00AF311D" w:rsidDel="00FA2360">
          <w:delText xml:space="preserve">nouvelles </w:delText>
        </w:r>
      </w:del>
      <w:ins w:id="810" w:author="lchabot" w:date="2015-09-03T17:30:00Z">
        <w:r w:rsidR="00FA2360">
          <w:t xml:space="preserve">nouveaux </w:t>
        </w:r>
      </w:ins>
      <w:proofErr w:type="spellStart"/>
      <w:r w:rsidR="00AF311D">
        <w:t>posts</w:t>
      </w:r>
      <w:proofErr w:type="spellEnd"/>
      <w:r w:rsidR="00AF311D">
        <w:t xml:space="preserve"> et commentaires </w:t>
      </w:r>
      <w:del w:id="811" w:author="lchabot" w:date="2015-09-03T17:30:00Z">
        <w:r w:rsidR="00AF311D" w:rsidDel="00FA2360">
          <w:delText xml:space="preserve">d’une </w:delText>
        </w:r>
      </w:del>
      <w:ins w:id="812" w:author="lchabot" w:date="2015-09-03T17:30:00Z">
        <w:r w:rsidR="00FA2360">
          <w:t xml:space="preserve">de la </w:t>
        </w:r>
        <w:proofErr w:type="spellStart"/>
        <w:r w:rsidR="00FA2360">
          <w:t>Fa</w:t>
        </w:r>
      </w:ins>
      <w:ins w:id="813" w:author="lchabot" w:date="2015-09-03T17:31:00Z">
        <w:r w:rsidR="00FA2360">
          <w:t>n</w:t>
        </w:r>
      </w:ins>
      <w:r w:rsidR="00AF311D">
        <w:t>page</w:t>
      </w:r>
      <w:proofErr w:type="spellEnd"/>
      <w:r w:rsidR="00AF311D">
        <w:t xml:space="preserve"> </w:t>
      </w:r>
      <w:del w:id="814" w:author="lchabot" w:date="2015-09-03T17:31:00Z">
        <w:r w:rsidR="00AF311D" w:rsidDel="00FA2360">
          <w:delText>public</w:delText>
        </w:r>
      </w:del>
      <w:ins w:id="815" w:author="lchabot" w:date="2015-09-03T17:31:00Z">
        <w:r w:rsidR="00FA2360">
          <w:t>ciblée</w:t>
        </w:r>
      </w:ins>
      <w:r w:rsidR="00AF311D">
        <w:t xml:space="preserve">. </w:t>
      </w:r>
    </w:p>
    <w:p w:rsidR="00AF311D" w:rsidRPr="002D0934" w:rsidRDefault="00AF311D" w:rsidP="002D0934">
      <w:pPr>
        <w:pStyle w:val="Heading4"/>
        <w:rPr>
          <w:u w:val="single"/>
        </w:rPr>
      </w:pPr>
      <w:r w:rsidRPr="002D0934">
        <w:rPr>
          <w:u w:val="single"/>
        </w:rPr>
        <w:t xml:space="preserve">Intégration de SPAD </w:t>
      </w:r>
      <w:proofErr w:type="spellStart"/>
      <w:r w:rsidRPr="002D0934">
        <w:rPr>
          <w:u w:val="single"/>
        </w:rPr>
        <w:t>RealTime</w:t>
      </w:r>
      <w:proofErr w:type="spellEnd"/>
    </w:p>
    <w:p w:rsidR="00AF311D" w:rsidRDefault="002D0934" w:rsidP="00AF311D">
      <w:r>
        <w:t xml:space="preserve">      </w:t>
      </w:r>
      <w:r w:rsidR="00AF311D">
        <w:t xml:space="preserve">De la même manière, et comme pour l’existant connecteur </w:t>
      </w:r>
      <w:del w:id="816" w:author="lchabot" w:date="2015-09-03T17:31:00Z">
        <w:r w:rsidR="00AF311D" w:rsidDel="00FA2360">
          <w:delText>soc</w:delText>
        </w:r>
        <w:r w:rsidR="00E00318" w:rsidDel="00FA2360">
          <w:delText xml:space="preserve">ial </w:delText>
        </w:r>
      </w:del>
      <w:ins w:id="817" w:author="lchabot" w:date="2015-09-03T17:31:00Z">
        <w:r w:rsidR="00FA2360">
          <w:t xml:space="preserve">Social </w:t>
        </w:r>
      </w:ins>
      <w:r w:rsidR="00E00318">
        <w:t>CRM, le branchement était côté</w:t>
      </w:r>
      <w:r w:rsidR="00AF311D">
        <w:t xml:space="preserve"> infrastructure. Mais avant de commencer, il était nécessaire de faire des tests sur l’api de </w:t>
      </w:r>
      <w:del w:id="818" w:author="lchabot" w:date="2015-09-03T17:31:00Z">
        <w:r w:rsidR="00AF311D" w:rsidDel="00FA2360">
          <w:delText xml:space="preserve">spad </w:delText>
        </w:r>
      </w:del>
      <w:proofErr w:type="spellStart"/>
      <w:ins w:id="819" w:author="lchabot" w:date="2015-09-03T17:31:00Z">
        <w:r w:rsidR="00FA2360">
          <w:t>Spad</w:t>
        </w:r>
        <w:proofErr w:type="spellEnd"/>
        <w:r w:rsidR="00FA2360">
          <w:t xml:space="preserve"> </w:t>
        </w:r>
      </w:ins>
      <w:proofErr w:type="spellStart"/>
      <w:r w:rsidR="00AF311D">
        <w:t>RealTime</w:t>
      </w:r>
      <w:proofErr w:type="spellEnd"/>
      <w:r w:rsidR="00AF311D">
        <w:t xml:space="preserve"> pour savoir les paramètres entrées/sortie des requêtes.  </w:t>
      </w:r>
    </w:p>
    <w:p w:rsidR="00AF311D" w:rsidRDefault="00AF311D" w:rsidP="00AF311D">
      <w:r>
        <w:t xml:space="preserve">Prenant l’exemple du modèle de qualification </w:t>
      </w:r>
      <w:r w:rsidR="005328E2">
        <w:t>des messages selon leur motif «bayésien</w:t>
      </w:r>
      <w:del w:id="820" w:author="lchabot" w:date="2015-09-03T17:31:00Z">
        <w:r w:rsidDel="00FA2360">
          <w:delText xml:space="preserve"> motif </w:delText>
        </w:r>
      </w:del>
      <w:r>
        <w:t xml:space="preserve">» : </w:t>
      </w:r>
    </w:p>
    <w:p w:rsidR="00AF311D" w:rsidRPr="00AF311D" w:rsidRDefault="00AF311D" w:rsidP="00AF311D">
      <w:pPr>
        <w:rPr>
          <w:lang w:val="en-US"/>
        </w:rPr>
      </w:pPr>
      <w:proofErr w:type="spellStart"/>
      <w:r w:rsidRPr="00AF311D">
        <w:rPr>
          <w:lang w:val="en-US"/>
        </w:rPr>
        <w:t>Fichier</w:t>
      </w:r>
      <w:proofErr w:type="spellEnd"/>
      <w:r w:rsidRPr="00AF311D">
        <w:rPr>
          <w:lang w:val="en-US"/>
        </w:rPr>
        <w:t xml:space="preserve">  </w:t>
      </w:r>
      <w:proofErr w:type="spellStart"/>
      <w:r w:rsidRPr="00AF311D">
        <w:rPr>
          <w:lang w:val="en-US"/>
        </w:rPr>
        <w:t>bayesienMotif.model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modelClass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maestro.web.bayes.TextBayesModel</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modelName</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bayesien</w:t>
      </w:r>
      <w:proofErr w:type="spellEnd"/>
      <w:r w:rsidRPr="002D0934">
        <w:rPr>
          <w:sz w:val="22"/>
          <w:szCs w:val="20"/>
          <w:shd w:val="clear" w:color="auto" w:fill="FCFCFC"/>
          <w:lang w:val="en-US"/>
        </w:rPr>
        <w:t xml:space="preserve">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possibleValues</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demande,opportunity,lead,intervention</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minLength</w:t>
      </w:r>
      <w:proofErr w:type="spellEnd"/>
      <w:r w:rsidRPr="002D0934">
        <w:rPr>
          <w:sz w:val="22"/>
          <w:szCs w:val="20"/>
          <w:shd w:val="clear" w:color="auto" w:fill="FCFCFC"/>
          <w:lang w:val="en-US"/>
        </w:rPr>
        <w:t>=3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lang</w:t>
      </w:r>
      <w:proofErr w:type="spellEnd"/>
      <w:r w:rsidRPr="002D0934">
        <w:rPr>
          <w:sz w:val="22"/>
          <w:szCs w:val="20"/>
          <w:shd w:val="clear" w:color="auto" w:fill="FCFCFC"/>
          <w:lang w:val="en-US"/>
        </w:rPr>
        <w:t>=</w:t>
      </w:r>
      <w:proofErr w:type="spellStart"/>
      <w:r w:rsidRPr="002D0934">
        <w:rPr>
          <w:sz w:val="22"/>
          <w:szCs w:val="20"/>
          <w:shd w:val="clear" w:color="auto" w:fill="FCFCFC"/>
          <w:lang w:val="en-US"/>
        </w:rPr>
        <w:t>fr</w:t>
      </w:r>
      <w:proofErr w:type="spellEnd"/>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targetName</w:t>
      </w:r>
      <w:proofErr w:type="spellEnd"/>
      <w:r w:rsidRPr="002D0934">
        <w:rPr>
          <w:sz w:val="22"/>
          <w:szCs w:val="20"/>
          <w:shd w:val="clear" w:color="auto" w:fill="FCFCFC"/>
          <w:lang w:val="en-US"/>
        </w:rPr>
        <w:t>=target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proofErr w:type="spellStart"/>
      <w:r w:rsidRPr="002D0934">
        <w:rPr>
          <w:sz w:val="22"/>
          <w:szCs w:val="20"/>
          <w:shd w:val="clear" w:color="auto" w:fill="FCFCFC"/>
          <w:lang w:val="en-US"/>
        </w:rPr>
        <w:t>keysToParse</w:t>
      </w:r>
      <w:proofErr w:type="spellEnd"/>
      <w:r w:rsidRPr="002D0934">
        <w:rPr>
          <w:sz w:val="22"/>
          <w:szCs w:val="20"/>
          <w:shd w:val="clear" w:color="auto" w:fill="FCFCFC"/>
          <w:lang w:val="en-US"/>
        </w:rPr>
        <w:t>=text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w:t>
      </w:r>
      <w:proofErr w:type="spellStart"/>
      <w:r w:rsidRPr="002D0934">
        <w:rPr>
          <w:sz w:val="22"/>
          <w:szCs w:val="20"/>
          <w:shd w:val="clear" w:color="auto" w:fill="FCFCFC"/>
        </w:rPr>
        <w:t>Modéle</w:t>
      </w:r>
      <w:proofErr w:type="spellEnd"/>
      <w:r w:rsidRPr="002D0934">
        <w:rPr>
          <w:sz w:val="22"/>
          <w:szCs w:val="20"/>
          <w:shd w:val="clear" w:color="auto" w:fill="FCFCFC"/>
        </w:rPr>
        <w:t xml:space="preserve"> de bayésien naïfs en mode </w:t>
      </w:r>
      <w:proofErr w:type="spellStart"/>
      <w:r w:rsidRPr="002D0934">
        <w:rPr>
          <w:sz w:val="22"/>
          <w:szCs w:val="20"/>
          <w:shd w:val="clear" w:color="auto" w:fill="FCFCFC"/>
        </w:rPr>
        <w:t>random</w:t>
      </w:r>
      <w:proofErr w:type="spellEnd"/>
      <w:r w:rsidRPr="002D0934">
        <w:rPr>
          <w:sz w:val="22"/>
          <w:szCs w:val="20"/>
          <w:shd w:val="clear" w:color="auto" w:fill="FCFCFC"/>
        </w:rPr>
        <w: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 xml:space="preserve">##renvoie une des valeurs au hasard </w:t>
      </w:r>
      <w:proofErr w:type="spellStart"/>
      <w:r w:rsidRPr="002D0934">
        <w:rPr>
          <w:sz w:val="22"/>
          <w:szCs w:val="20"/>
          <w:shd w:val="clear" w:color="auto" w:fill="FCFCFC"/>
        </w:rPr>
        <w:t>parmis</w:t>
      </w:r>
      <w:proofErr w:type="spellEnd"/>
      <w:r w:rsidRPr="002D0934">
        <w:rPr>
          <w:sz w:val="22"/>
          <w:szCs w:val="20"/>
          <w:shd w:val="clear" w:color="auto" w:fill="FCFCFC"/>
        </w:rPr>
        <w:t xml:space="preserve"> la liste des possible</w:t>
      </w:r>
    </w:p>
    <w:p w:rsidR="00DF79F3" w:rsidRDefault="00AF311D" w:rsidP="00AF311D">
      <w:r>
        <w:t>Les paramètres</w:t>
      </w:r>
      <w:del w:id="821" w:author="lchabot" w:date="2015-09-03T17:31:00Z">
        <w:r w:rsidDel="00FA2360">
          <w:delText xml:space="preserve"> </w:delText>
        </w:r>
      </w:del>
      <w:r>
        <w:t xml:space="preserve"> d’entrées sous format </w:t>
      </w:r>
      <w:proofErr w:type="spellStart"/>
      <w:r>
        <w:t>json</w:t>
      </w:r>
      <w:proofErr w:type="spellEnd"/>
      <w:r>
        <w:t xml:space="preserve">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w:t>
      </w:r>
      <w:proofErr w:type="spellStart"/>
      <w:r>
        <w:rPr>
          <w:rFonts w:ascii="Consolas" w:hAnsi="Consolas" w:cs="Consolas"/>
          <w:sz w:val="20"/>
          <w:szCs w:val="20"/>
        </w:rPr>
        <w:t>modelName</w:t>
      </w:r>
      <w:proofErr w:type="spellEnd"/>
      <w:r>
        <w:rPr>
          <w:rFonts w:ascii="Consolas" w:hAnsi="Consolas" w:cs="Consolas"/>
          <w:sz w:val="20"/>
          <w:szCs w:val="20"/>
        </w:rPr>
        <w:t>=</w:t>
      </w:r>
      <w:proofErr w:type="spellStart"/>
      <w:r>
        <w:rPr>
          <w:rFonts w:ascii="Consolas" w:hAnsi="Consolas" w:cs="Consolas"/>
          <w:sz w:val="20"/>
          <w:szCs w:val="20"/>
        </w:rPr>
        <w:t>bayesien</w:t>
      </w:r>
      <w:proofErr w:type="spellEnd"/>
      <w:r>
        <w:rPr>
          <w:rFonts w:ascii="Consolas" w:hAnsi="Consolas" w:cs="Consolas"/>
          <w:sz w:val="20"/>
          <w:szCs w:val="20"/>
        </w:rPr>
        <w:t xml:space="preserve"> Motif, </w:t>
      </w:r>
      <w:proofErr w:type="spellStart"/>
      <w:r>
        <w:rPr>
          <w:rFonts w:ascii="Consolas" w:hAnsi="Consolas" w:cs="Consolas"/>
          <w:sz w:val="20"/>
          <w:szCs w:val="20"/>
        </w:rPr>
        <w:t>nameToValueMap</w:t>
      </w:r>
      <w:proofErr w:type="spellEnd"/>
      <w:r>
        <w:rPr>
          <w:rFonts w:ascii="Consolas" w:hAnsi="Consolas" w:cs="Consolas"/>
          <w:sz w:val="20"/>
          <w:szCs w:val="20"/>
        </w:rPr>
        <w:t>={</w:t>
      </w:r>
      <w:proofErr w:type="spellStart"/>
      <w:r>
        <w:rPr>
          <w:rFonts w:ascii="Consolas" w:hAnsi="Consolas" w:cs="Consolas"/>
          <w:sz w:val="20"/>
          <w:szCs w:val="20"/>
        </w:rPr>
        <w:t>text</w:t>
      </w:r>
      <w:proofErr w:type="spellEnd"/>
      <w:r>
        <w:rPr>
          <w:rFonts w:ascii="Consolas" w:hAnsi="Consolas" w:cs="Consolas"/>
          <w:sz w:val="20"/>
          <w:szCs w:val="20"/>
        </w:rPr>
        <w:t xml:space="preserve">=Cela fait maintenant 2 mois que je me </w:t>
      </w:r>
      <w:proofErr w:type="spellStart"/>
      <w:r>
        <w:rPr>
          <w:rFonts w:ascii="Consolas" w:hAnsi="Consolas" w:cs="Consolas"/>
          <w:sz w:val="20"/>
          <w:szCs w:val="20"/>
        </w:rPr>
        <w:t>plaind</w:t>
      </w:r>
      <w:proofErr w:type="spellEnd"/>
      <w:r>
        <w:rPr>
          <w:rFonts w:ascii="Consolas" w:hAnsi="Consolas" w:cs="Consolas"/>
          <w:sz w:val="20"/>
          <w:szCs w:val="20"/>
        </w:rPr>
        <w:t xml:space="preserve"> de ne plus pouvoir commander sur le net}}</w:t>
      </w:r>
    </w:p>
    <w:p w:rsidR="00DF79F3" w:rsidRDefault="00AF311D" w:rsidP="00AF311D">
      <w:r>
        <w:lastRenderedPageBreak/>
        <w:t xml:space="preserve">Retour sous format </w:t>
      </w:r>
      <w:proofErr w:type="spellStart"/>
      <w:r>
        <w:t>json</w:t>
      </w:r>
      <w:proofErr w:type="spellEnd"/>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822" w:name="OLE_LINK60"/>
      <w:bookmarkStart w:id="823" w:name="OLE_LINK61"/>
      <w:proofErr w:type="spellStart"/>
      <w:r w:rsidR="00AF311D" w:rsidRPr="004E4552">
        <w:rPr>
          <w:i/>
        </w:rPr>
        <w:t>BusinessMotif</w:t>
      </w:r>
      <w:proofErr w:type="spellEnd"/>
      <w:r w:rsidR="00AF311D">
        <w:t xml:space="preserve"> </w:t>
      </w:r>
      <w:bookmarkEnd w:id="822"/>
      <w:bookmarkEnd w:id="823"/>
      <w:r w:rsidR="00AF311D">
        <w:t>que j</w:t>
      </w:r>
      <w:del w:id="824" w:author="lchabot" w:date="2015-09-03T17:32:00Z">
        <w:r w:rsidR="00AF311D" w:rsidDel="00FA2360">
          <w:delText>e l</w:delText>
        </w:r>
      </w:del>
      <w:r w:rsidR="00AF311D">
        <w:t>’ai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w:t>
      </w:r>
      <w:proofErr w:type="spellStart"/>
      <w:r w:rsidR="00AF311D">
        <w:t>RealTime</w:t>
      </w:r>
      <w:proofErr w:type="spellEnd"/>
      <w:r w:rsidR="00AF311D">
        <w:t xml:space="preserve">, </w:t>
      </w:r>
      <w:ins w:id="825" w:author="lchabot" w:date="2015-09-03T17:32:00Z">
        <w:r w:rsidR="00685D56">
          <w:t>qu’</w:t>
        </w:r>
      </w:ins>
      <w:r w:rsidR="00AF311D">
        <w:t xml:space="preserve">on peut passer une liste de </w:t>
      </w:r>
      <w:r w:rsidR="00E00318">
        <w:t>model à jouer sur un message.</w:t>
      </w:r>
    </w:p>
    <w:p w:rsidR="00AF311D" w:rsidRPr="00000D8E" w:rsidRDefault="00AF311D" w:rsidP="00AF311D">
      <w:r>
        <w:t xml:space="preserve">Image classe interface </w:t>
      </w:r>
      <w:proofErr w:type="spellStart"/>
      <w:r>
        <w:t>wrapper</w:t>
      </w:r>
      <w:proofErr w:type="spellEnd"/>
      <w:r>
        <w:t xml:space="preserve"> liste</w:t>
      </w:r>
      <w:ins w:id="826" w:author="lchabot" w:date="2015-09-03T17:33:00Z">
        <w:r w:rsidR="00685D56">
          <w:t xml:space="preserve"> (Manque l’image !)</w:t>
        </w:r>
      </w:ins>
    </w:p>
    <w:p w:rsidR="00AF311D" w:rsidRPr="002D0934" w:rsidRDefault="00AF311D" w:rsidP="002D0934">
      <w:pPr>
        <w:pStyle w:val="Heading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w:t>
      </w:r>
      <w:del w:id="827" w:author="lchabot" w:date="2015-09-03T17:33:00Z">
        <w:r w:rsidR="00E00318" w:rsidDel="00685D56">
          <w:delText>social</w:delText>
        </w:r>
      </w:del>
      <w:ins w:id="828" w:author="lchabot" w:date="2015-09-03T17:33:00Z">
        <w:r w:rsidR="00685D56">
          <w:t>Social</w:t>
        </w:r>
      </w:ins>
      <w:r w:rsidR="00E00318">
        <w:t>, j’</w:t>
      </w:r>
      <w:ins w:id="829" w:author="lchabot" w:date="2015-09-03T17:33:00Z">
        <w:r w:rsidR="00685D56">
          <w:t>ai été</w:t>
        </w:r>
      </w:ins>
      <w:del w:id="830" w:author="lchabot" w:date="2015-09-03T17:33:00Z">
        <w:r w:rsidR="00AF311D" w:rsidRPr="002D0934" w:rsidDel="00685D56">
          <w:delText>étais</w:delText>
        </w:r>
      </w:del>
      <w:r w:rsidR="00AF311D" w:rsidRPr="002D0934">
        <w:t xml:space="preserve">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proofErr w:type="spellStart"/>
      <w:r w:rsidR="00AF311D" w:rsidRPr="002D0934">
        <w:rPr>
          <w:i/>
        </w:rPr>
        <w:t>BusinessMotif</w:t>
      </w:r>
      <w:proofErr w:type="spellEnd"/>
      <w:r w:rsidR="00E00318">
        <w:rPr>
          <w:sz w:val="30"/>
          <w:szCs w:val="30"/>
        </w:rPr>
        <w:t>.</w:t>
      </w:r>
    </w:p>
    <w:p w:rsidR="00361236" w:rsidRDefault="00361236" w:rsidP="00361236">
      <w:pPr>
        <w:jc w:val="center"/>
      </w:pPr>
      <w:r>
        <w:rPr>
          <w:noProof/>
          <w:lang w:eastAsia="fr-FR"/>
        </w:rPr>
        <w:lastRenderedPageBreak/>
        <w:drawing>
          <wp:inline distT="0" distB="0" distL="0" distR="0">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831" w:name="_Toc429059363"/>
      <w:r>
        <w:t xml:space="preserve">Figure </w:t>
      </w:r>
      <w:r w:rsidR="00F249A1">
        <w:fldChar w:fldCharType="begin"/>
      </w:r>
      <w:r w:rsidR="005B0F1B">
        <w:instrText xml:space="preserve"> SEQ Figure \* ARABIC </w:instrText>
      </w:r>
      <w:r w:rsidR="00F249A1">
        <w:fldChar w:fldCharType="separate"/>
      </w:r>
      <w:r>
        <w:rPr>
          <w:noProof/>
        </w:rPr>
        <w:t>18</w:t>
      </w:r>
      <w:r w:rsidR="00F249A1">
        <w:rPr>
          <w:noProof/>
        </w:rPr>
        <w:fldChar w:fldCharType="end"/>
      </w:r>
      <w:r>
        <w:t>:Capture d'écran</w:t>
      </w:r>
      <w:r w:rsidR="0072485B">
        <w:t xml:space="preserve"> du tableau de bord du module </w:t>
      </w:r>
      <w:del w:id="832" w:author="lchabot" w:date="2015-09-03T17:33:00Z">
        <w:r w:rsidR="0072485B" w:rsidDel="00685D56">
          <w:delText>social</w:delText>
        </w:r>
      </w:del>
      <w:bookmarkEnd w:id="831"/>
      <w:ins w:id="833" w:author="lchabot" w:date="2015-09-03T17:33:00Z">
        <w:r w:rsidR="00685D56">
          <w:t>Social</w:t>
        </w:r>
      </w:ins>
    </w:p>
    <w:p w:rsidR="00AF311D" w:rsidRDefault="002D0934" w:rsidP="00AF311D">
      <w:r>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834" w:name="_Toc429059364"/>
      <w:r>
        <w:lastRenderedPageBreak/>
        <w:t xml:space="preserve">Figure </w:t>
      </w:r>
      <w:r w:rsidR="00F249A1">
        <w:fldChar w:fldCharType="begin"/>
      </w:r>
      <w:r w:rsidR="005B0F1B">
        <w:instrText xml:space="preserve"> SEQ Figure \* ARABIC </w:instrText>
      </w:r>
      <w:r w:rsidR="00F249A1">
        <w:fldChar w:fldCharType="separate"/>
      </w:r>
      <w:r>
        <w:rPr>
          <w:noProof/>
        </w:rPr>
        <w:t>19</w:t>
      </w:r>
      <w:r w:rsidR="00F249A1">
        <w:rPr>
          <w:noProof/>
        </w:rPr>
        <w:fldChar w:fldCharType="end"/>
      </w:r>
      <w:r>
        <w:t>:Capture d’écran</w:t>
      </w:r>
      <w:r w:rsidR="00FB2CC5">
        <w:t xml:space="preserve"> de l’édition de la qualification</w:t>
      </w:r>
      <w:bookmarkEnd w:id="834"/>
      <w:r w:rsidR="00FB2CC5">
        <w:t xml:space="preserve"> </w:t>
      </w:r>
    </w:p>
    <w:p w:rsidR="004D38D0" w:rsidRDefault="004D38D0" w:rsidP="00603BFB">
      <w:pPr>
        <w:pStyle w:val="Heading3"/>
      </w:pPr>
      <w:bookmarkStart w:id="835" w:name="_Toc428305899"/>
      <w:bookmarkStart w:id="836" w:name="_Toc428306437"/>
      <w:bookmarkStart w:id="837" w:name="_Toc428613344"/>
      <w:bookmarkStart w:id="838" w:name="_Toc428908818"/>
      <w:bookmarkStart w:id="839" w:name="_Toc428910445"/>
      <w:bookmarkStart w:id="840" w:name="_Toc428916999"/>
      <w:bookmarkStart w:id="841" w:name="_Toc428984332"/>
      <w:bookmarkStart w:id="842" w:name="_Toc429002643"/>
      <w:bookmarkStart w:id="843" w:name="_Toc429003378"/>
      <w:bookmarkStart w:id="844" w:name="_Toc429003568"/>
      <w:r>
        <w:t>Bilan</w:t>
      </w:r>
      <w:bookmarkEnd w:id="835"/>
      <w:bookmarkEnd w:id="836"/>
      <w:bookmarkEnd w:id="837"/>
      <w:bookmarkEnd w:id="838"/>
      <w:bookmarkEnd w:id="839"/>
      <w:bookmarkEnd w:id="840"/>
      <w:bookmarkEnd w:id="841"/>
      <w:bookmarkEnd w:id="842"/>
      <w:bookmarkEnd w:id="843"/>
      <w:bookmarkEnd w:id="844"/>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w:t>
      </w:r>
      <w:del w:id="845" w:author="lchabot" w:date="2015-09-03T17:34:00Z">
        <w:r w:rsidR="00CA2532" w:rsidDel="00685D56">
          <w:delText>quel que</w:delText>
        </w:r>
        <w:r w:rsidDel="00685D56">
          <w:delText xml:space="preserve"> soit pour</w:delText>
        </w:r>
      </w:del>
      <w:ins w:id="846" w:author="lchabot" w:date="2015-09-03T17:34:00Z">
        <w:r w:rsidR="00685D56">
          <w:t>de</w:t>
        </w:r>
      </w:ins>
      <w:r>
        <w:t xml:space="preserve"> l’équipe SPAD ou</w:t>
      </w:r>
      <w:ins w:id="847" w:author="lchabot" w:date="2015-09-03T17:34:00Z">
        <w:r w:rsidR="00685D56">
          <w:t xml:space="preserve"> de</w:t>
        </w:r>
      </w:ins>
      <w:r>
        <w:t xml:space="preserve">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685D56" w:rsidRDefault="00CA2532" w:rsidP="000520E5">
      <w:pPr>
        <w:rPr>
          <w:ins w:id="848" w:author="lchabot" w:date="2015-09-03T17:34:00Z"/>
        </w:rPr>
      </w:pPr>
      <w:r>
        <w:t xml:space="preserve">      </w:t>
      </w:r>
      <w:r w:rsidR="002D0934">
        <w:t>Toujours en cours de développement,</w:t>
      </w:r>
      <w:r w:rsidR="002D0934" w:rsidRPr="00835767">
        <w:t xml:space="preserve"> </w:t>
      </w:r>
      <w:r w:rsidR="002D0934">
        <w:t xml:space="preserve">la finalité de ce projet est de remplacer l’existant connecteur </w:t>
      </w:r>
      <w:del w:id="849" w:author="lchabot" w:date="2015-09-03T17:34:00Z">
        <w:r w:rsidR="002D0934" w:rsidDel="00685D56">
          <w:delText xml:space="preserve">social </w:delText>
        </w:r>
      </w:del>
      <w:ins w:id="850" w:author="lchabot" w:date="2015-09-03T17:34:00Z">
        <w:r w:rsidR="00685D56">
          <w:t xml:space="preserve">Social </w:t>
        </w:r>
      </w:ins>
      <w:r w:rsidR="002D0934">
        <w:t xml:space="preserve">par un module indépendant avec des </w:t>
      </w:r>
      <w:r w:rsidR="00FB2CC5">
        <w:t xml:space="preserve">fonctions plus avancé comme le </w:t>
      </w:r>
      <w:proofErr w:type="spellStart"/>
      <w:r w:rsidR="00FB2CC5">
        <w:t>T</w:t>
      </w:r>
      <w:r w:rsidR="002D0934">
        <w:t>ext</w:t>
      </w:r>
      <w:proofErr w:type="spellEnd"/>
      <w:r w:rsidR="00FB2CC5">
        <w:t xml:space="preserve"> </w:t>
      </w:r>
      <w:proofErr w:type="spellStart"/>
      <w:r w:rsidR="00FB2CC5">
        <w:t>m</w:t>
      </w:r>
      <w:r w:rsidR="002D0934">
        <w:t>ining</w:t>
      </w:r>
      <w:proofErr w:type="spellEnd"/>
      <w:r w:rsidR="00FB2CC5">
        <w:t xml:space="preserve"> [15]</w:t>
      </w:r>
      <w:r w:rsidR="002D0934">
        <w:t xml:space="preserve"> qui répond aux attentes des clients.</w:t>
      </w:r>
    </w:p>
    <w:p w:rsidR="00EC12A1" w:rsidRPr="000520E5" w:rsidRDefault="00685D56" w:rsidP="000520E5">
      <w:pPr>
        <w:sectPr w:rsidR="00EC12A1" w:rsidRPr="000520E5" w:rsidSect="00280C0A">
          <w:pgSz w:w="11906" w:h="16838"/>
          <w:pgMar w:top="1440" w:right="1983" w:bottom="1440" w:left="1985" w:header="708" w:footer="708" w:gutter="0"/>
          <w:cols w:space="708"/>
          <w:titlePg/>
          <w:docGrid w:linePitch="360"/>
        </w:sectPr>
      </w:pPr>
      <w:ins w:id="851" w:author="lchabot" w:date="2015-09-03T17:34:00Z">
        <w:r>
          <w:t xml:space="preserve"> </w:t>
        </w:r>
      </w:ins>
      <w:r w:rsidR="002D0934">
        <w:t xml:space="preserve"> </w:t>
      </w:r>
    </w:p>
    <w:p w:rsidR="001D271A" w:rsidRDefault="001D271A" w:rsidP="00A17FCD">
      <w:r>
        <w:lastRenderedPageBreak/>
        <w:t>Partie 3</w:t>
      </w:r>
    </w:p>
    <w:p w:rsidR="001D271A" w:rsidRDefault="001D271A" w:rsidP="001D271A">
      <w:pPr>
        <w:pStyle w:val="Heading1"/>
        <w:spacing w:line="600" w:lineRule="auto"/>
        <w:ind w:left="0"/>
      </w:pPr>
      <w:bookmarkStart w:id="852" w:name="_Toc428223731"/>
      <w:bookmarkStart w:id="853" w:name="_Toc428223946"/>
      <w:bookmarkStart w:id="854" w:name="_Toc428224038"/>
      <w:bookmarkStart w:id="855" w:name="_Toc429003569"/>
      <w:r w:rsidRPr="00AC32CA">
        <w:t>Bilan</w:t>
      </w:r>
      <w:bookmarkEnd w:id="852"/>
      <w:bookmarkEnd w:id="853"/>
      <w:bookmarkEnd w:id="854"/>
      <w:bookmarkEnd w:id="855"/>
    </w:p>
    <w:p w:rsidR="00666706" w:rsidRDefault="001D271A" w:rsidP="00666706">
      <w:pPr>
        <w:rPr>
          <w:rFonts w:cs="Times New Roman"/>
          <w:b/>
          <w:szCs w:val="24"/>
        </w:rPr>
      </w:pPr>
      <w:r w:rsidRPr="00B902AA">
        <w:rPr>
          <w:rFonts w:cs="Times New Roman"/>
          <w:b/>
          <w:szCs w:val="24"/>
        </w:rPr>
        <w:t>Sommaire</w:t>
      </w:r>
    </w:p>
    <w:p w:rsidR="00DB4C3D" w:rsidRPr="00DB4C3D" w:rsidRDefault="00A4638E" w:rsidP="00DB4C3D">
      <w:pPr>
        <w:spacing w:after="0" w:line="240" w:lineRule="auto"/>
        <w:rPr>
          <w:rFonts w:ascii="Cambria" w:eastAsiaTheme="minorEastAsia" w:hAnsi="Cambria"/>
          <w:iCs/>
          <w:noProof/>
          <w:lang w:eastAsia="fr-FR"/>
        </w:rPr>
      </w:pPr>
      <w:r>
        <w:pict>
          <v:rect id="_x0000_i1031" style="width:453.6pt;height:1pt" o:hralign="center" o:hrstd="t" o:hrnoshade="t" o:hr="t" fillcolor="black [3213]" stroked="f"/>
        </w:pict>
      </w:r>
      <w:r w:rsidR="00F249A1">
        <w:fldChar w:fldCharType="begin"/>
      </w:r>
      <w:r w:rsidR="00666706">
        <w:instrText xml:space="preserve"> TOC \o "2-3" \h \z \u </w:instrText>
      </w:r>
      <w:r w:rsidR="00F249A1">
        <w:fldChar w:fldCharType="separate"/>
      </w:r>
    </w:p>
    <w:p w:rsidR="00DB4C3D" w:rsidRPr="00DB4C3D" w:rsidRDefault="00A4638E" w:rsidP="004A0816">
      <w:pPr>
        <w:pStyle w:val="TOC2"/>
        <w:rPr>
          <w:rFonts w:eastAsiaTheme="minorEastAsia"/>
          <w:lang w:eastAsia="fr-FR"/>
        </w:rPr>
      </w:pPr>
      <w:hyperlink w:anchor="_Toc428917000" w:history="1">
        <w:r w:rsidR="00DB4C3D" w:rsidRPr="00DB4C3D">
          <w:rPr>
            <w:rStyle w:val="Hyperlink"/>
            <w:rFonts w:ascii="Cambria" w:hAnsi="Cambria"/>
          </w:rPr>
          <w:t>3.1</w:t>
        </w:r>
        <w:r w:rsidR="00DB4C3D" w:rsidRPr="00DB4C3D">
          <w:rPr>
            <w:rFonts w:eastAsiaTheme="minorEastAsia"/>
            <w:lang w:eastAsia="fr-FR"/>
          </w:rPr>
          <w:tab/>
        </w:r>
        <w:r w:rsidR="00DB4C3D" w:rsidRPr="00DB4C3D">
          <w:rPr>
            <w:rStyle w:val="Hyperlink"/>
            <w:rFonts w:ascii="Cambria" w:hAnsi="Cambria"/>
          </w:rPr>
          <w:t>Résultats obtenus</w:t>
        </w:r>
        <w:r w:rsidR="00DB4C3D" w:rsidRPr="00DB4C3D">
          <w:rPr>
            <w:webHidden/>
          </w:rPr>
          <w:tab/>
        </w:r>
        <w:r w:rsidR="00F249A1" w:rsidRPr="00DB4C3D">
          <w:rPr>
            <w:webHidden/>
          </w:rPr>
          <w:fldChar w:fldCharType="begin"/>
        </w:r>
        <w:r w:rsidR="00DB4C3D" w:rsidRPr="00DB4C3D">
          <w:rPr>
            <w:webHidden/>
          </w:rPr>
          <w:instrText xml:space="preserve"> PAGEREF _Toc428917000 \h </w:instrText>
        </w:r>
        <w:r w:rsidR="00F249A1" w:rsidRPr="00DB4C3D">
          <w:rPr>
            <w:webHidden/>
          </w:rPr>
        </w:r>
        <w:r w:rsidR="00F249A1" w:rsidRPr="00DB4C3D">
          <w:rPr>
            <w:webHidden/>
          </w:rPr>
          <w:fldChar w:fldCharType="separate"/>
        </w:r>
        <w:r w:rsidR="00CA58D1">
          <w:rPr>
            <w:webHidden/>
          </w:rPr>
          <w:t>41</w:t>
        </w:r>
        <w:r w:rsidR="00F249A1" w:rsidRPr="00DB4C3D">
          <w:rPr>
            <w:webHidden/>
          </w:rPr>
          <w:fldChar w:fldCharType="end"/>
        </w:r>
      </w:hyperlink>
    </w:p>
    <w:p w:rsidR="00DB4C3D" w:rsidRPr="00DB4C3D" w:rsidRDefault="00A4638E">
      <w:pPr>
        <w:pStyle w:val="TOC3"/>
        <w:rPr>
          <w:rFonts w:ascii="Cambria" w:eastAsiaTheme="minorEastAsia" w:hAnsi="Cambria"/>
          <w:i w:val="0"/>
          <w:iCs w:val="0"/>
          <w:noProof/>
          <w:sz w:val="24"/>
          <w:szCs w:val="22"/>
          <w:lang w:eastAsia="fr-FR"/>
        </w:rPr>
      </w:pPr>
      <w:hyperlink w:anchor="_Toc428917001" w:history="1">
        <w:r w:rsidR="00DB4C3D" w:rsidRPr="00DB4C3D">
          <w:rPr>
            <w:rStyle w:val="Hyperlink"/>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Mise en œuvre de l’approche Domain-driven design</w:t>
        </w:r>
        <w:r w:rsidR="00DB4C3D" w:rsidRPr="00DB4C3D">
          <w:rPr>
            <w:rFonts w:ascii="Cambria" w:hAnsi="Cambria"/>
            <w:i w:val="0"/>
            <w:noProof/>
            <w:webHidden/>
            <w:sz w:val="24"/>
          </w:rPr>
          <w:tab/>
        </w:r>
        <w:r w:rsidR="00F249A1"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F249A1" w:rsidRPr="00DB4C3D">
          <w:rPr>
            <w:rFonts w:ascii="Cambria" w:hAnsi="Cambria"/>
            <w:i w:val="0"/>
            <w:noProof/>
            <w:webHidden/>
            <w:sz w:val="24"/>
          </w:rPr>
        </w:r>
        <w:r w:rsidR="00F249A1" w:rsidRPr="00DB4C3D">
          <w:rPr>
            <w:rFonts w:ascii="Cambria" w:hAnsi="Cambria"/>
            <w:i w:val="0"/>
            <w:noProof/>
            <w:webHidden/>
            <w:sz w:val="24"/>
          </w:rPr>
          <w:fldChar w:fldCharType="separate"/>
        </w:r>
        <w:r w:rsidR="00CA58D1">
          <w:rPr>
            <w:rFonts w:ascii="Cambria" w:hAnsi="Cambria"/>
            <w:i w:val="0"/>
            <w:noProof/>
            <w:webHidden/>
            <w:sz w:val="24"/>
          </w:rPr>
          <w:t>41</w:t>
        </w:r>
        <w:r w:rsidR="00F249A1" w:rsidRPr="00DB4C3D">
          <w:rPr>
            <w:rFonts w:ascii="Cambria" w:hAnsi="Cambria"/>
            <w:i w:val="0"/>
            <w:noProof/>
            <w:webHidden/>
            <w:sz w:val="24"/>
          </w:rPr>
          <w:fldChar w:fldCharType="end"/>
        </w:r>
      </w:hyperlink>
    </w:p>
    <w:p w:rsidR="00DB4C3D" w:rsidRPr="00DB4C3D" w:rsidRDefault="00A4638E">
      <w:pPr>
        <w:pStyle w:val="TOC3"/>
        <w:rPr>
          <w:rFonts w:ascii="Cambria" w:eastAsiaTheme="minorEastAsia" w:hAnsi="Cambria"/>
          <w:i w:val="0"/>
          <w:iCs w:val="0"/>
          <w:noProof/>
          <w:sz w:val="24"/>
          <w:szCs w:val="22"/>
          <w:lang w:eastAsia="fr-FR"/>
        </w:rPr>
      </w:pPr>
      <w:hyperlink w:anchor="_Toc428917002" w:history="1">
        <w:r w:rsidR="00DB4C3D" w:rsidRPr="00DB4C3D">
          <w:rPr>
            <w:rStyle w:val="Hyperlink"/>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Planificateur de tache de hautes disponibilités</w:t>
        </w:r>
        <w:r w:rsidR="00DB4C3D" w:rsidRPr="00DB4C3D">
          <w:rPr>
            <w:rFonts w:ascii="Cambria" w:hAnsi="Cambria"/>
            <w:i w:val="0"/>
            <w:noProof/>
            <w:webHidden/>
            <w:sz w:val="24"/>
          </w:rPr>
          <w:tab/>
        </w:r>
        <w:r w:rsidR="00F249A1"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F249A1" w:rsidRPr="00DB4C3D">
          <w:rPr>
            <w:rFonts w:ascii="Cambria" w:hAnsi="Cambria"/>
            <w:i w:val="0"/>
            <w:noProof/>
            <w:webHidden/>
            <w:sz w:val="24"/>
          </w:rPr>
        </w:r>
        <w:r w:rsidR="00F249A1" w:rsidRPr="00DB4C3D">
          <w:rPr>
            <w:rFonts w:ascii="Cambria" w:hAnsi="Cambria"/>
            <w:i w:val="0"/>
            <w:noProof/>
            <w:webHidden/>
            <w:sz w:val="24"/>
          </w:rPr>
          <w:fldChar w:fldCharType="separate"/>
        </w:r>
        <w:r w:rsidR="00CA58D1">
          <w:rPr>
            <w:rFonts w:ascii="Cambria" w:hAnsi="Cambria"/>
            <w:i w:val="0"/>
            <w:noProof/>
            <w:webHidden/>
            <w:sz w:val="24"/>
          </w:rPr>
          <w:t>41</w:t>
        </w:r>
        <w:r w:rsidR="00F249A1" w:rsidRPr="00DB4C3D">
          <w:rPr>
            <w:rFonts w:ascii="Cambria" w:hAnsi="Cambria"/>
            <w:i w:val="0"/>
            <w:noProof/>
            <w:webHidden/>
            <w:sz w:val="24"/>
          </w:rPr>
          <w:fldChar w:fldCharType="end"/>
        </w:r>
      </w:hyperlink>
    </w:p>
    <w:p w:rsidR="00DB4C3D" w:rsidRPr="00DB4C3D" w:rsidRDefault="00A4638E">
      <w:pPr>
        <w:pStyle w:val="TOC3"/>
        <w:rPr>
          <w:rFonts w:ascii="Cambria" w:eastAsiaTheme="minorEastAsia" w:hAnsi="Cambria"/>
          <w:i w:val="0"/>
          <w:iCs w:val="0"/>
          <w:noProof/>
          <w:sz w:val="24"/>
          <w:szCs w:val="22"/>
          <w:lang w:eastAsia="fr-FR"/>
        </w:rPr>
      </w:pPr>
      <w:hyperlink w:anchor="_Toc428917003" w:history="1">
        <w:r w:rsidR="00DB4C3D" w:rsidRPr="00DB4C3D">
          <w:rPr>
            <w:rStyle w:val="Hyperlink"/>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Intégration de la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  dans le module social</w:t>
        </w:r>
        <w:r w:rsidR="00DB4C3D" w:rsidRPr="00DB4C3D">
          <w:rPr>
            <w:rFonts w:ascii="Cambria" w:hAnsi="Cambria"/>
            <w:i w:val="0"/>
            <w:noProof/>
            <w:webHidden/>
            <w:sz w:val="24"/>
          </w:rPr>
          <w:tab/>
        </w:r>
        <w:r w:rsidR="00F249A1"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F249A1" w:rsidRPr="00DB4C3D">
          <w:rPr>
            <w:rFonts w:ascii="Cambria" w:hAnsi="Cambria"/>
            <w:i w:val="0"/>
            <w:noProof/>
            <w:webHidden/>
            <w:sz w:val="24"/>
          </w:rPr>
        </w:r>
        <w:r w:rsidR="00F249A1" w:rsidRPr="00DB4C3D">
          <w:rPr>
            <w:rFonts w:ascii="Cambria" w:hAnsi="Cambria"/>
            <w:i w:val="0"/>
            <w:noProof/>
            <w:webHidden/>
            <w:sz w:val="24"/>
          </w:rPr>
          <w:fldChar w:fldCharType="separate"/>
        </w:r>
        <w:r w:rsidR="00CA58D1">
          <w:rPr>
            <w:rFonts w:ascii="Cambria" w:hAnsi="Cambria"/>
            <w:i w:val="0"/>
            <w:noProof/>
            <w:webHidden/>
            <w:sz w:val="24"/>
          </w:rPr>
          <w:t>42</w:t>
        </w:r>
        <w:r w:rsidR="00F249A1" w:rsidRPr="00DB4C3D">
          <w:rPr>
            <w:rFonts w:ascii="Cambria" w:hAnsi="Cambria"/>
            <w:i w:val="0"/>
            <w:noProof/>
            <w:webHidden/>
            <w:sz w:val="24"/>
          </w:rPr>
          <w:fldChar w:fldCharType="end"/>
        </w:r>
      </w:hyperlink>
    </w:p>
    <w:p w:rsidR="00DB4C3D" w:rsidRPr="00DB4C3D" w:rsidRDefault="00A4638E" w:rsidP="004A0816">
      <w:pPr>
        <w:pStyle w:val="TOC2"/>
        <w:rPr>
          <w:rFonts w:eastAsiaTheme="minorEastAsia"/>
          <w:lang w:eastAsia="fr-FR"/>
        </w:rPr>
      </w:pPr>
      <w:hyperlink w:anchor="_Toc428917004" w:history="1">
        <w:r w:rsidR="00DB4C3D" w:rsidRPr="00DB4C3D">
          <w:rPr>
            <w:rStyle w:val="Hyperlink"/>
            <w:rFonts w:ascii="Cambria" w:hAnsi="Cambria"/>
          </w:rPr>
          <w:t>3.2</w:t>
        </w:r>
        <w:r w:rsidR="00DB4C3D" w:rsidRPr="00DB4C3D">
          <w:rPr>
            <w:rFonts w:eastAsiaTheme="minorEastAsia"/>
            <w:lang w:eastAsia="fr-FR"/>
          </w:rPr>
          <w:tab/>
        </w:r>
        <w:r w:rsidR="00DB4C3D" w:rsidRPr="00DB4C3D">
          <w:rPr>
            <w:rStyle w:val="Hyperlink"/>
            <w:rFonts w:ascii="Cambria" w:hAnsi="Cambria"/>
          </w:rPr>
          <w:t>Difficultés rencontrées</w:t>
        </w:r>
        <w:r w:rsidR="00DB4C3D" w:rsidRPr="00DB4C3D">
          <w:rPr>
            <w:webHidden/>
          </w:rPr>
          <w:tab/>
        </w:r>
        <w:r w:rsidR="00F249A1" w:rsidRPr="00DB4C3D">
          <w:rPr>
            <w:webHidden/>
          </w:rPr>
          <w:fldChar w:fldCharType="begin"/>
        </w:r>
        <w:r w:rsidR="00DB4C3D" w:rsidRPr="00DB4C3D">
          <w:rPr>
            <w:webHidden/>
          </w:rPr>
          <w:instrText xml:space="preserve"> PAGEREF _Toc428917004 \h </w:instrText>
        </w:r>
        <w:r w:rsidR="00F249A1" w:rsidRPr="00DB4C3D">
          <w:rPr>
            <w:webHidden/>
          </w:rPr>
        </w:r>
        <w:r w:rsidR="00F249A1" w:rsidRPr="00DB4C3D">
          <w:rPr>
            <w:webHidden/>
          </w:rPr>
          <w:fldChar w:fldCharType="separate"/>
        </w:r>
        <w:r w:rsidR="00CA58D1">
          <w:rPr>
            <w:webHidden/>
          </w:rPr>
          <w:t>42</w:t>
        </w:r>
        <w:r w:rsidR="00F249A1" w:rsidRPr="00DB4C3D">
          <w:rPr>
            <w:webHidden/>
          </w:rPr>
          <w:fldChar w:fldCharType="end"/>
        </w:r>
      </w:hyperlink>
    </w:p>
    <w:p w:rsidR="00DB4C3D" w:rsidRPr="00DB4C3D" w:rsidRDefault="00A4638E">
      <w:pPr>
        <w:pStyle w:val="TOC3"/>
        <w:rPr>
          <w:rFonts w:ascii="Cambria" w:eastAsiaTheme="minorEastAsia" w:hAnsi="Cambria"/>
          <w:i w:val="0"/>
          <w:iCs w:val="0"/>
          <w:noProof/>
          <w:sz w:val="24"/>
          <w:szCs w:val="22"/>
          <w:lang w:eastAsia="fr-FR"/>
        </w:rPr>
      </w:pPr>
      <w:hyperlink w:anchor="_Toc428917005" w:history="1">
        <w:r w:rsidR="00DB4C3D" w:rsidRPr="00DB4C3D">
          <w:rPr>
            <w:rStyle w:val="Hyperlink"/>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Compilation des modules découplés</w:t>
        </w:r>
        <w:r w:rsidR="00DB4C3D" w:rsidRPr="00DB4C3D">
          <w:rPr>
            <w:rFonts w:ascii="Cambria" w:hAnsi="Cambria"/>
            <w:i w:val="0"/>
            <w:noProof/>
            <w:webHidden/>
            <w:sz w:val="24"/>
          </w:rPr>
          <w:tab/>
        </w:r>
        <w:r w:rsidR="00F249A1"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F249A1" w:rsidRPr="00DB4C3D">
          <w:rPr>
            <w:rFonts w:ascii="Cambria" w:hAnsi="Cambria"/>
            <w:i w:val="0"/>
            <w:noProof/>
            <w:webHidden/>
            <w:sz w:val="24"/>
          </w:rPr>
        </w:r>
        <w:r w:rsidR="00F249A1" w:rsidRPr="00DB4C3D">
          <w:rPr>
            <w:rFonts w:ascii="Cambria" w:hAnsi="Cambria"/>
            <w:i w:val="0"/>
            <w:noProof/>
            <w:webHidden/>
            <w:sz w:val="24"/>
          </w:rPr>
          <w:fldChar w:fldCharType="separate"/>
        </w:r>
        <w:r w:rsidR="00CA58D1">
          <w:rPr>
            <w:rFonts w:ascii="Cambria" w:hAnsi="Cambria"/>
            <w:i w:val="0"/>
            <w:noProof/>
            <w:webHidden/>
            <w:sz w:val="24"/>
          </w:rPr>
          <w:t>42</w:t>
        </w:r>
        <w:r w:rsidR="00F249A1" w:rsidRPr="00DB4C3D">
          <w:rPr>
            <w:rFonts w:ascii="Cambria" w:hAnsi="Cambria"/>
            <w:i w:val="0"/>
            <w:noProof/>
            <w:webHidden/>
            <w:sz w:val="24"/>
          </w:rPr>
          <w:fldChar w:fldCharType="end"/>
        </w:r>
      </w:hyperlink>
    </w:p>
    <w:p w:rsidR="00DB4C3D" w:rsidRDefault="00A4638E">
      <w:pPr>
        <w:pStyle w:val="TOC3"/>
        <w:rPr>
          <w:rFonts w:ascii="Cambria" w:hAnsi="Cambria"/>
          <w:i w:val="0"/>
          <w:noProof/>
          <w:sz w:val="24"/>
        </w:rPr>
      </w:pPr>
      <w:hyperlink w:anchor="_Toc428917006" w:history="1">
        <w:r w:rsidR="00DB4C3D" w:rsidRPr="00DB4C3D">
          <w:rPr>
            <w:rStyle w:val="Hyperlink"/>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Hyperlink"/>
            <w:rFonts w:ascii="Cambria" w:hAnsi="Cambria"/>
            <w:i w:val="0"/>
            <w:noProof/>
            <w:sz w:val="24"/>
          </w:rPr>
          <w:t>Tester l’efficacité de l’algorithme de Text</w:t>
        </w:r>
        <w:r w:rsidR="001B28C5">
          <w:rPr>
            <w:rStyle w:val="Hyperlink"/>
            <w:rFonts w:ascii="Cambria" w:hAnsi="Cambria"/>
            <w:i w:val="0"/>
            <w:noProof/>
            <w:sz w:val="24"/>
          </w:rPr>
          <w:t xml:space="preserve"> </w:t>
        </w:r>
        <w:r w:rsidR="00DB4C3D" w:rsidRPr="00DB4C3D">
          <w:rPr>
            <w:rStyle w:val="Hyperlink"/>
            <w:rFonts w:ascii="Cambria" w:hAnsi="Cambria"/>
            <w:i w:val="0"/>
            <w:noProof/>
            <w:sz w:val="24"/>
          </w:rPr>
          <w:t>mining</w:t>
        </w:r>
        <w:r w:rsidR="00DB4C3D" w:rsidRPr="00DB4C3D">
          <w:rPr>
            <w:rFonts w:ascii="Cambria" w:hAnsi="Cambria"/>
            <w:i w:val="0"/>
            <w:noProof/>
            <w:webHidden/>
            <w:sz w:val="24"/>
          </w:rPr>
          <w:tab/>
        </w:r>
        <w:r w:rsidR="00F249A1"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F249A1" w:rsidRPr="00DB4C3D">
          <w:rPr>
            <w:rFonts w:ascii="Cambria" w:hAnsi="Cambria"/>
            <w:i w:val="0"/>
            <w:noProof/>
            <w:webHidden/>
            <w:sz w:val="24"/>
          </w:rPr>
        </w:r>
        <w:r w:rsidR="00F249A1" w:rsidRPr="00DB4C3D">
          <w:rPr>
            <w:rFonts w:ascii="Cambria" w:hAnsi="Cambria"/>
            <w:i w:val="0"/>
            <w:noProof/>
            <w:webHidden/>
            <w:sz w:val="24"/>
          </w:rPr>
          <w:fldChar w:fldCharType="separate"/>
        </w:r>
        <w:r w:rsidR="00CA58D1">
          <w:rPr>
            <w:rFonts w:ascii="Cambria" w:hAnsi="Cambria"/>
            <w:i w:val="0"/>
            <w:noProof/>
            <w:webHidden/>
            <w:sz w:val="24"/>
          </w:rPr>
          <w:t>44</w:t>
        </w:r>
        <w:r w:rsidR="00F249A1" w:rsidRPr="00DB4C3D">
          <w:rPr>
            <w:rFonts w:ascii="Cambria" w:hAnsi="Cambria"/>
            <w:i w:val="0"/>
            <w:noProof/>
            <w:webHidden/>
            <w:sz w:val="24"/>
          </w:rPr>
          <w:fldChar w:fldCharType="end"/>
        </w:r>
      </w:hyperlink>
    </w:p>
    <w:p w:rsidR="00F521DC" w:rsidRDefault="00A4638E" w:rsidP="00F521DC">
      <w:pPr>
        <w:rPr>
          <w:noProof/>
        </w:rPr>
      </w:pPr>
      <w:r>
        <w:rPr>
          <w:noProof/>
        </w:rPr>
        <w:pict>
          <v:rect id="_x0000_i1032"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49"/>
          <w:headerReference w:type="first" r:id="rId50"/>
          <w:pgSz w:w="11906" w:h="16838"/>
          <w:pgMar w:top="1440" w:right="1983" w:bottom="1440" w:left="1985" w:header="708" w:footer="708" w:gutter="0"/>
          <w:cols w:space="708"/>
          <w:titlePg/>
          <w:docGrid w:linePitch="360"/>
        </w:sectPr>
      </w:pPr>
    </w:p>
    <w:p w:rsidR="00F521DC" w:rsidRDefault="00F249A1" w:rsidP="00E204B7">
      <w:pPr>
        <w:sectPr w:rsidR="00F521DC" w:rsidSect="00280C0A">
          <w:headerReference w:type="first" r:id="rId51"/>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Heading2"/>
      </w:pPr>
      <w:bookmarkStart w:id="856" w:name="_Toc428306448"/>
      <w:bookmarkStart w:id="857" w:name="_Toc428623711"/>
      <w:bookmarkStart w:id="858" w:name="_Toc428663949"/>
      <w:bookmarkStart w:id="859" w:name="_Toc428702338"/>
      <w:bookmarkStart w:id="860" w:name="_Toc428908819"/>
      <w:bookmarkStart w:id="861" w:name="_Toc428910446"/>
      <w:bookmarkStart w:id="862" w:name="_Toc428917000"/>
      <w:bookmarkStart w:id="863" w:name="_Toc428984333"/>
      <w:bookmarkStart w:id="864" w:name="_Toc429002644"/>
      <w:bookmarkStart w:id="865" w:name="_Toc429003379"/>
      <w:bookmarkStart w:id="866" w:name="_Toc429003570"/>
      <w:r>
        <w:lastRenderedPageBreak/>
        <w:t>Résultats obtenus</w:t>
      </w:r>
      <w:bookmarkEnd w:id="856"/>
      <w:bookmarkEnd w:id="857"/>
      <w:bookmarkEnd w:id="858"/>
      <w:bookmarkEnd w:id="859"/>
      <w:bookmarkEnd w:id="860"/>
      <w:bookmarkEnd w:id="861"/>
      <w:bookmarkEnd w:id="862"/>
      <w:bookmarkEnd w:id="863"/>
      <w:bookmarkEnd w:id="864"/>
      <w:bookmarkEnd w:id="865"/>
      <w:bookmarkEnd w:id="866"/>
    </w:p>
    <w:p w:rsidR="000C13BB" w:rsidRPr="000C13BB" w:rsidRDefault="00B54F69" w:rsidP="000C13BB">
      <w:r>
        <w:t xml:space="preserve">      </w:t>
      </w:r>
      <w:r w:rsidR="002C427A">
        <w:t>Durant mon stage</w:t>
      </w:r>
      <w:r w:rsidR="000C13BB">
        <w:t>, j’ai travaillé sur</w:t>
      </w:r>
      <w:r w:rsidR="002C427A">
        <w:t xml:space="preserve"> </w:t>
      </w:r>
      <w:del w:id="867" w:author="lchabot" w:date="2015-09-03T17:35:00Z">
        <w:r w:rsidR="002C427A" w:rsidDel="00685D56">
          <w:delText>des</w:delText>
        </w:r>
        <w:r w:rsidR="000C13BB" w:rsidDel="00685D56">
          <w:delText xml:space="preserve"> </w:delText>
        </w:r>
      </w:del>
      <w:r w:rsidR="000C13BB">
        <w:t>différentes tâches. Cette partie synthétise le travail effectué ainsi que les résultats obtenus afin de les replacer par rapport aux objectifs initiaux qui avaient été fixés</w:t>
      </w:r>
    </w:p>
    <w:p w:rsidR="00E204B7" w:rsidRDefault="00E204B7" w:rsidP="006860A8">
      <w:pPr>
        <w:pStyle w:val="Heading3"/>
      </w:pPr>
      <w:bookmarkStart w:id="868" w:name="_Toc428306449"/>
      <w:bookmarkStart w:id="869" w:name="_Toc428613355"/>
      <w:bookmarkStart w:id="870" w:name="_Toc428623712"/>
      <w:bookmarkStart w:id="871" w:name="_Toc428663950"/>
      <w:bookmarkStart w:id="872" w:name="_Toc428702339"/>
      <w:bookmarkStart w:id="873" w:name="_Toc428908820"/>
      <w:bookmarkStart w:id="874" w:name="_Toc428910447"/>
      <w:bookmarkStart w:id="875" w:name="_Toc428917001"/>
      <w:bookmarkStart w:id="876" w:name="_Toc428984334"/>
      <w:bookmarkStart w:id="877" w:name="_Toc429002645"/>
      <w:bookmarkStart w:id="878" w:name="_Toc429003380"/>
      <w:bookmarkStart w:id="879" w:name="_Toc429003571"/>
      <w:r w:rsidRPr="00E204B7">
        <w:t>Mise en œuvre de l’approche Domain-</w:t>
      </w:r>
      <w:proofErr w:type="spellStart"/>
      <w:r w:rsidRPr="00E204B7">
        <w:t>driven</w:t>
      </w:r>
      <w:proofErr w:type="spellEnd"/>
      <w:r w:rsidRPr="00E204B7">
        <w:t xml:space="preserve"> design</w:t>
      </w:r>
      <w:bookmarkEnd w:id="868"/>
      <w:bookmarkEnd w:id="869"/>
      <w:bookmarkEnd w:id="870"/>
      <w:bookmarkEnd w:id="871"/>
      <w:bookmarkEnd w:id="872"/>
      <w:bookmarkEnd w:id="873"/>
      <w:bookmarkEnd w:id="874"/>
      <w:bookmarkEnd w:id="875"/>
      <w:bookmarkEnd w:id="876"/>
      <w:bookmarkEnd w:id="877"/>
      <w:bookmarkEnd w:id="878"/>
      <w:bookmarkEnd w:id="879"/>
    </w:p>
    <w:p w:rsidR="000C13BB" w:rsidRDefault="00B54F69" w:rsidP="000C13BB">
      <w:r>
        <w:t xml:space="preserve">      </w:t>
      </w:r>
      <w:r w:rsidR="000C13BB">
        <w:t xml:space="preserve">Ce premier travail </w:t>
      </w:r>
      <w:del w:id="880" w:author="lchabot" w:date="2015-09-03T17:35:00Z">
        <w:r w:rsidR="000C13BB" w:rsidDel="00685D56">
          <w:delText xml:space="preserve">qui </w:delText>
        </w:r>
      </w:del>
      <w:r w:rsidR="000C13BB">
        <w:t xml:space="preserve">avait avant tout un rôle introductif vis-à-vis de l’environnement logiciel et technique de </w:t>
      </w:r>
      <w:proofErr w:type="spellStart"/>
      <w:r w:rsidR="000C13BB">
        <w:t>Coheris</w:t>
      </w:r>
      <w:proofErr w:type="spellEnd"/>
      <w:r w:rsidR="002C427A">
        <w:t>,</w:t>
      </w:r>
      <w:r w:rsidR="000C13BB">
        <w:t xml:space="preserve"> a conduit à mettre en œuvre la nouvelle architecture DDD avec le design pattern CQRS et Event-</w:t>
      </w:r>
      <w:proofErr w:type="spellStart"/>
      <w:r w:rsidR="000C13BB">
        <w:t>Sourcing</w:t>
      </w:r>
      <w:proofErr w:type="spellEnd"/>
      <w:r w:rsidR="000C13BB">
        <w:t>. La structure d’u</w:t>
      </w:r>
      <w:r w:rsidR="002C427A">
        <w:t xml:space="preserve">n module nouvelle offre </w:t>
      </w:r>
      <w:proofErr w:type="spellStart"/>
      <w:r w:rsidR="002C427A">
        <w:t>Coheris</w:t>
      </w:r>
      <w:proofErr w:type="spellEnd"/>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 xml:space="preserve">nt </w:t>
      </w:r>
      <w:ins w:id="881" w:author="lchabot" w:date="2015-09-03T17:36:00Z">
        <w:r w:rsidR="00EF1017">
          <w:t xml:space="preserve">il </w:t>
        </w:r>
      </w:ins>
      <w:r w:rsidR="002C427A">
        <w:t xml:space="preserve">faudra </w:t>
      </w:r>
      <w:del w:id="882" w:author="lchabot" w:date="2015-09-03T17:36:00Z">
        <w:r w:rsidR="002C427A" w:rsidDel="00EF1017">
          <w:delText xml:space="preserve">le </w:delText>
        </w:r>
      </w:del>
      <w:r w:rsidR="002C427A">
        <w:t>mettre en œuvre. N’oublions</w:t>
      </w:r>
      <w:r w:rsidR="000C13BB">
        <w:t xml:space="preserve"> pas la possibilité de lancer le module soit en mode on-</w:t>
      </w:r>
      <w:proofErr w:type="spellStart"/>
      <w:r w:rsidR="000C13BB">
        <w:t>premise</w:t>
      </w:r>
      <w:proofErr w:type="spellEnd"/>
      <w:r w:rsidR="000C13BB">
        <w:t xml:space="preserve"> soit en mode multi-tenant. </w:t>
      </w:r>
    </w:p>
    <w:p w:rsidR="00E204B7" w:rsidRDefault="00E204B7" w:rsidP="006860A8">
      <w:pPr>
        <w:pStyle w:val="Heading3"/>
      </w:pPr>
      <w:bookmarkStart w:id="883" w:name="_Toc428306450"/>
      <w:bookmarkStart w:id="884" w:name="_Toc428613356"/>
      <w:bookmarkStart w:id="885" w:name="_Toc428623713"/>
      <w:bookmarkStart w:id="886" w:name="_Toc428663951"/>
      <w:bookmarkStart w:id="887" w:name="_Toc428702340"/>
      <w:bookmarkStart w:id="888" w:name="_Toc428908821"/>
      <w:bookmarkStart w:id="889" w:name="_Toc428910448"/>
      <w:bookmarkStart w:id="890" w:name="_Toc428917002"/>
      <w:bookmarkStart w:id="891" w:name="_Toc428984335"/>
      <w:bookmarkStart w:id="892" w:name="_Toc429002646"/>
      <w:bookmarkStart w:id="893" w:name="_Toc429003381"/>
      <w:bookmarkStart w:id="894" w:name="_Toc429003572"/>
      <w:r w:rsidRPr="00E204B7">
        <w:t xml:space="preserve">Planificateur de </w:t>
      </w:r>
      <w:del w:id="895" w:author="lchabot" w:date="2015-09-03T17:36:00Z">
        <w:r w:rsidRPr="00E204B7" w:rsidDel="00EF1017">
          <w:delText xml:space="preserve">tache </w:delText>
        </w:r>
      </w:del>
      <w:ins w:id="896" w:author="lchabot" w:date="2015-09-03T17:36:00Z">
        <w:r w:rsidR="00EF1017" w:rsidRPr="00E204B7">
          <w:t>t</w:t>
        </w:r>
        <w:r w:rsidR="00EF1017">
          <w:t>â</w:t>
        </w:r>
        <w:r w:rsidR="00EF1017" w:rsidRPr="00E204B7">
          <w:t xml:space="preserve">che </w:t>
        </w:r>
      </w:ins>
      <w:r w:rsidRPr="00E204B7">
        <w:t>de hautes disponibilités</w:t>
      </w:r>
      <w:bookmarkEnd w:id="883"/>
      <w:bookmarkEnd w:id="884"/>
      <w:bookmarkEnd w:id="885"/>
      <w:bookmarkEnd w:id="886"/>
      <w:bookmarkEnd w:id="887"/>
      <w:bookmarkEnd w:id="888"/>
      <w:bookmarkEnd w:id="889"/>
      <w:bookmarkEnd w:id="890"/>
      <w:bookmarkEnd w:id="891"/>
      <w:bookmarkEnd w:id="892"/>
      <w:bookmarkEnd w:id="893"/>
      <w:bookmarkEnd w:id="894"/>
    </w:p>
    <w:p w:rsidR="000C13BB" w:rsidRPr="000C13BB" w:rsidRDefault="00B54F69" w:rsidP="000C13BB">
      <w:r>
        <w:t xml:space="preserve">      </w:t>
      </w:r>
      <w:r w:rsidR="000C13BB">
        <w:t xml:space="preserve">Le module </w:t>
      </w:r>
      <w:del w:id="897" w:author="lchabot" w:date="2015-09-03T17:38:00Z">
        <w:r w:rsidR="000C13BB" w:rsidDel="00EF1017">
          <w:delText xml:space="preserve">scheduler </w:delText>
        </w:r>
      </w:del>
      <w:proofErr w:type="spellStart"/>
      <w:ins w:id="898" w:author="lchabot" w:date="2015-09-03T17:38:00Z">
        <w:r w:rsidR="00EF1017">
          <w:t>Scheduler</w:t>
        </w:r>
        <w:proofErr w:type="spellEnd"/>
        <w:r w:rsidR="00EF1017">
          <w:t xml:space="preserve"> </w:t>
        </w:r>
      </w:ins>
      <w:r w:rsidR="000C13BB">
        <w:t>était une véritable formation sur le Domain-</w:t>
      </w:r>
      <w:proofErr w:type="spellStart"/>
      <w:r w:rsidR="000C13BB">
        <w:t>driven</w:t>
      </w:r>
      <w:proofErr w:type="spellEnd"/>
      <w:r w:rsidR="000C13BB">
        <w:t xml:space="preserve"> design</w:t>
      </w:r>
      <w:bookmarkStart w:id="899" w:name="OLE_LINK64"/>
      <w:bookmarkStart w:id="900" w:name="OLE_LINK65"/>
      <w:r w:rsidR="000C13BB">
        <w:t xml:space="preserve">. Il m’a permis </w:t>
      </w:r>
      <w:bookmarkEnd w:id="899"/>
      <w:bookmarkEnd w:id="900"/>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w:t>
      </w:r>
      <w:ins w:id="901" w:author="lchabot" w:date="2015-09-03T17:38:00Z">
        <w:r w:rsidR="00EF1017">
          <w:t xml:space="preserve">et </w:t>
        </w:r>
      </w:ins>
      <w:r w:rsidR="000C13BB">
        <w:t>a permis d’apporter u</w:t>
      </w:r>
      <w:r w:rsidR="002C427A">
        <w:t>n système de planification de tâ</w:t>
      </w:r>
      <w:r w:rsidR="000C13BB">
        <w:t xml:space="preserve">che </w:t>
      </w:r>
      <w:r w:rsidR="002C427A">
        <w:t xml:space="preserve">qui </w:t>
      </w:r>
      <w:del w:id="902" w:author="lchabot" w:date="2015-09-03T17:38:00Z">
        <w:r w:rsidR="002C427A" w:rsidDel="00EF1017">
          <w:delText xml:space="preserve">peuvent </w:delText>
        </w:r>
      </w:del>
      <w:ins w:id="903" w:author="lchabot" w:date="2015-09-03T17:38:00Z">
        <w:r w:rsidR="00EF1017">
          <w:t xml:space="preserve">peut </w:t>
        </w:r>
      </w:ins>
      <w:r w:rsidR="002C427A">
        <w:t>être déployé</w:t>
      </w:r>
      <w:r w:rsidR="000C13BB" w:rsidRPr="00C10D6C">
        <w:t xml:space="preserve"> </w:t>
      </w:r>
      <w:del w:id="904" w:author="lchabot" w:date="2015-09-03T17:39:00Z">
        <w:r w:rsidR="000C13BB" w:rsidRPr="00C10D6C" w:rsidDel="00EF1017">
          <w:delText>sur</w:delText>
        </w:r>
        <w:r w:rsidR="002C427A" w:rsidDel="00EF1017">
          <w:delText xml:space="preserve"> </w:delText>
        </w:r>
      </w:del>
      <w:ins w:id="905" w:author="lchabot" w:date="2015-09-03T17:39:00Z">
        <w:r w:rsidR="00EF1017">
          <w:t xml:space="preserve">suivant </w:t>
        </w:r>
      </w:ins>
      <w:r w:rsidR="002C427A">
        <w:t>différent</w:t>
      </w:r>
      <w:ins w:id="906" w:author="lchabot" w:date="2015-09-03T17:39:00Z">
        <w:r w:rsidR="00EF1017">
          <w:t>s</w:t>
        </w:r>
      </w:ins>
      <w:r w:rsidR="002C427A">
        <w:t xml:space="preserve"> mode</w:t>
      </w:r>
      <w:ins w:id="907" w:author="lchabot" w:date="2015-09-03T17:39:00Z">
        <w:r w:rsidR="00EF1017">
          <w:t>s</w:t>
        </w:r>
      </w:ins>
      <w:r w:rsidR="002C427A">
        <w:t xml:space="preserv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w:t>
      </w:r>
      <w:proofErr w:type="spellStart"/>
      <w:r w:rsidR="000C13BB">
        <w:t>scheduler</w:t>
      </w:r>
      <w:proofErr w:type="spellEnd"/>
      <w:r w:rsidR="000C13BB">
        <w:t xml:space="preserve"> de </w:t>
      </w:r>
      <w:del w:id="908" w:author="lchabot" w:date="2015-09-03T17:39:00Z">
        <w:r w:rsidR="000C13BB" w:rsidDel="00EF1017">
          <w:delText xml:space="preserve">CRM </w:delText>
        </w:r>
      </w:del>
      <w:proofErr w:type="spellStart"/>
      <w:r w:rsidR="000C13BB">
        <w:t>Coheris</w:t>
      </w:r>
      <w:proofErr w:type="spellEnd"/>
      <w:ins w:id="909" w:author="lchabot" w:date="2015-09-03T17:39:00Z">
        <w:r w:rsidR="00EF1017">
          <w:t xml:space="preserve"> CRM</w:t>
        </w:r>
      </w:ins>
      <w:r w:rsidR="000C13BB">
        <w:t>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xml:space="preserve">. Le module </w:t>
      </w:r>
      <w:del w:id="910" w:author="lchabot" w:date="2015-09-03T17:39:00Z">
        <w:r w:rsidR="000C13BB" w:rsidDel="00EF1017">
          <w:delText xml:space="preserve">scheduler </w:delText>
        </w:r>
      </w:del>
      <w:proofErr w:type="spellStart"/>
      <w:ins w:id="911" w:author="lchabot" w:date="2015-09-03T17:39:00Z">
        <w:r w:rsidR="00EF1017">
          <w:t>Scheduler</w:t>
        </w:r>
        <w:proofErr w:type="spellEnd"/>
        <w:r w:rsidR="00EF1017">
          <w:t xml:space="preserve"> </w:t>
        </w:r>
      </w:ins>
      <w:r w:rsidR="000C13BB">
        <w:t>semble donc répondre aux attentes.</w:t>
      </w:r>
    </w:p>
    <w:p w:rsidR="00E204B7" w:rsidRDefault="00E204B7" w:rsidP="006860A8">
      <w:pPr>
        <w:pStyle w:val="Heading3"/>
      </w:pPr>
      <w:bookmarkStart w:id="912" w:name="_Toc428306452"/>
      <w:bookmarkStart w:id="913" w:name="_Toc428613358"/>
      <w:bookmarkStart w:id="914" w:name="_Toc428623715"/>
      <w:bookmarkStart w:id="915" w:name="_Toc428663953"/>
      <w:bookmarkStart w:id="916" w:name="_Toc428702342"/>
      <w:bookmarkStart w:id="917" w:name="_Toc428908822"/>
      <w:bookmarkStart w:id="918" w:name="_Toc428910449"/>
      <w:bookmarkStart w:id="919" w:name="_Toc428917003"/>
      <w:bookmarkStart w:id="920" w:name="_Toc428984336"/>
      <w:bookmarkStart w:id="921" w:name="_Toc429002647"/>
      <w:bookmarkStart w:id="922" w:name="_Toc429003382"/>
      <w:bookmarkStart w:id="923" w:name="_Toc429003573"/>
      <w:r w:rsidRPr="00E204B7">
        <w:lastRenderedPageBreak/>
        <w:t>Intégration d</w:t>
      </w:r>
      <w:del w:id="924" w:author="lchabot" w:date="2015-09-03T17:39:00Z">
        <w:r w:rsidRPr="00E204B7" w:rsidDel="00EF1017">
          <w:delText>e la</w:delText>
        </w:r>
      </w:del>
      <w:ins w:id="925" w:author="lchabot" w:date="2015-09-03T17:39:00Z">
        <w:r w:rsidR="00EF1017">
          <w:t>u</w:t>
        </w:r>
      </w:ins>
      <w:r w:rsidRPr="00E204B7">
        <w:t xml:space="preserve"> </w:t>
      </w:r>
      <w:proofErr w:type="spellStart"/>
      <w:r w:rsidRPr="00E204B7">
        <w:t>Text</w:t>
      </w:r>
      <w:proofErr w:type="spellEnd"/>
      <w:r w:rsidR="001B28C5">
        <w:t xml:space="preserve"> </w:t>
      </w:r>
      <w:proofErr w:type="spellStart"/>
      <w:r w:rsidRPr="00E204B7">
        <w:t>mining</w:t>
      </w:r>
      <w:proofErr w:type="spellEnd"/>
      <w:r w:rsidRPr="00E204B7">
        <w:t xml:space="preserve">  dans le module social</w:t>
      </w:r>
      <w:bookmarkEnd w:id="912"/>
      <w:bookmarkEnd w:id="913"/>
      <w:bookmarkEnd w:id="914"/>
      <w:bookmarkEnd w:id="915"/>
      <w:bookmarkEnd w:id="916"/>
      <w:bookmarkEnd w:id="917"/>
      <w:bookmarkEnd w:id="918"/>
      <w:bookmarkEnd w:id="919"/>
      <w:bookmarkEnd w:id="920"/>
      <w:bookmarkEnd w:id="921"/>
      <w:bookmarkEnd w:id="922"/>
      <w:bookmarkEnd w:id="923"/>
    </w:p>
    <w:p w:rsidR="000C13BB" w:rsidRDefault="00B54F69" w:rsidP="0091042D">
      <w:r>
        <w:t xml:space="preserve">      </w:t>
      </w:r>
      <w:r w:rsidR="000C13BB">
        <w:t>Le module social DDD, comme on l’appe</w:t>
      </w:r>
      <w:ins w:id="926" w:author="lchabot" w:date="2015-09-03T17:40:00Z">
        <w:r w:rsidR="00EF1017">
          <w:t>l</w:t>
        </w:r>
      </w:ins>
      <w:r w:rsidR="000C13BB">
        <w:t>l</w:t>
      </w:r>
      <w:ins w:id="927" w:author="lchabot" w:date="2015-09-03T17:40:00Z">
        <w:r w:rsidR="00EF1017">
          <w:t>e en interne</w:t>
        </w:r>
      </w:ins>
      <w:r w:rsidR="000C13BB">
        <w:t xml:space="preserve">, est la nouvelle génération du connecteur </w:t>
      </w:r>
      <w:del w:id="928" w:author="lchabot" w:date="2015-09-03T17:40:00Z">
        <w:r w:rsidR="000C13BB" w:rsidDel="00EF1017">
          <w:delText xml:space="preserve">social </w:delText>
        </w:r>
      </w:del>
      <w:ins w:id="929" w:author="lchabot" w:date="2015-09-03T17:40:00Z">
        <w:r w:rsidR="00EF1017">
          <w:t xml:space="preserve">Social </w:t>
        </w:r>
      </w:ins>
      <w:r w:rsidR="000C13BB">
        <w:t xml:space="preserve">existant. </w:t>
      </w:r>
      <w:proofErr w:type="spellStart"/>
      <w:r w:rsidR="000C13BB">
        <w:t>Coheris</w:t>
      </w:r>
      <w:proofErr w:type="spellEnd"/>
      <w:r w:rsidR="000C13BB">
        <w:t xml:space="preserve"> souhaite le vendre comme étant une application indépendante à la fin de l’année 2015. Mon travail a d’une part consisté </w:t>
      </w:r>
      <w:del w:id="930" w:author="lchabot" w:date="2015-09-03T17:40:00Z">
        <w:r w:rsidR="000C13BB" w:rsidDel="00EF1017">
          <w:delText xml:space="preserve">de </w:delText>
        </w:r>
      </w:del>
      <w:ins w:id="931" w:author="lchabot" w:date="2015-09-03T17:40:00Z">
        <w:r w:rsidR="00EF1017">
          <w:t xml:space="preserve">à </w:t>
        </w:r>
      </w:ins>
      <w:r w:rsidR="000C13BB">
        <w:t>mettre en place la structure de ce module e</w:t>
      </w:r>
      <w:r w:rsidR="0091042D">
        <w:t xml:space="preserve">n se basant sur l’approche DDD, </w:t>
      </w:r>
      <w:r w:rsidR="000C13BB">
        <w:t>de préparer</w:t>
      </w:r>
      <w:r w:rsidR="001B28C5">
        <w:t xml:space="preserve"> la migration du connecteur </w:t>
      </w:r>
      <w:del w:id="932" w:author="lchabot" w:date="2015-09-03T17:40:00Z">
        <w:r w:rsidR="001B28C5" w:rsidDel="00EF1017">
          <w:delText>soc</w:delText>
        </w:r>
        <w:r w:rsidR="000C13BB" w:rsidDel="00EF1017">
          <w:delText>i</w:delText>
        </w:r>
        <w:r w:rsidR="001B28C5" w:rsidDel="00EF1017">
          <w:delText>a</w:delText>
        </w:r>
        <w:r w:rsidR="000C13BB" w:rsidDel="00EF1017">
          <w:delText xml:space="preserve">l </w:delText>
        </w:r>
      </w:del>
      <w:ins w:id="933" w:author="lchabot" w:date="2015-09-03T17:40:00Z">
        <w:r w:rsidR="00EF1017">
          <w:t xml:space="preserve">Social </w:t>
        </w:r>
      </w:ins>
      <w:r w:rsidR="000C13BB">
        <w:t xml:space="preserve">CRM. </w:t>
      </w:r>
      <w:r w:rsidR="0091042D">
        <w:t>Et d</w:t>
      </w:r>
      <w:r w:rsidR="000C13BB">
        <w:t>’autre part, j’ai eu en charge de créer les fonctionnalités nécessaires</w:t>
      </w:r>
      <w:ins w:id="934" w:author="lchabot" w:date="2015-09-03T17:41:00Z">
        <w:r w:rsidR="00EF1017">
          <w:t>,</w:t>
        </w:r>
      </w:ins>
      <w:r w:rsidR="000C13BB">
        <w:t xml:space="preserve"> d’abord pour intégrer SPAD </w:t>
      </w:r>
      <w:proofErr w:type="spellStart"/>
      <w:r w:rsidR="000C13BB">
        <w:t>RealTime</w:t>
      </w:r>
      <w:proofErr w:type="spellEnd"/>
      <w:r w:rsidR="000C13BB">
        <w:t xml:space="preserve"> dans le module</w:t>
      </w:r>
      <w:ins w:id="935" w:author="lchabot" w:date="2015-09-03T17:41:00Z">
        <w:r w:rsidR="00EF1017">
          <w:t>,</w:t>
        </w:r>
      </w:ins>
      <w:r w:rsidR="000C13BB">
        <w:t xml:space="preserv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w:t>
      </w:r>
      <w:ins w:id="936" w:author="lchabot" w:date="2015-09-03T17:41:00Z">
        <w:r w:rsidR="00EF1017">
          <w:t>e</w:t>
        </w:r>
      </w:ins>
      <w:r w:rsidR="000C13BB">
        <w:t xml:space="preserve"> d’une étude complète </w:t>
      </w:r>
      <w:del w:id="937" w:author="lchabot" w:date="2015-09-03T17:41:00Z">
        <w:r w:rsidR="000C13BB" w:rsidDel="00EF1017">
          <w:delText xml:space="preserve">de </w:delText>
        </w:r>
      </w:del>
      <w:ins w:id="938" w:author="lchabot" w:date="2015-09-03T17:41:00Z">
        <w:r w:rsidR="00EF1017">
          <w:t xml:space="preserve">du connecteur </w:t>
        </w:r>
      </w:ins>
      <w:ins w:id="939" w:author="lchabot" w:date="2015-09-03T17:42:00Z">
        <w:r w:rsidR="00EF1017">
          <w:t>S</w:t>
        </w:r>
      </w:ins>
      <w:ins w:id="940" w:author="lchabot" w:date="2015-09-03T17:41:00Z">
        <w:r w:rsidR="00EF1017">
          <w:t xml:space="preserve">ocial </w:t>
        </w:r>
      </w:ins>
      <w:del w:id="941" w:author="lchabot" w:date="2015-09-03T17:42:00Z">
        <w:r w:rsidR="000C13BB" w:rsidDel="00EF1017">
          <w:delText>l’</w:delText>
        </w:r>
      </w:del>
      <w:r w:rsidR="000C13BB">
        <w:t xml:space="preserve">existant </w:t>
      </w:r>
      <w:del w:id="942" w:author="lchabot" w:date="2015-09-03T17:41:00Z">
        <w:r w:rsidR="000C13BB" w:rsidDel="00EF1017">
          <w:delText xml:space="preserve">connecteur social </w:delText>
        </w:r>
      </w:del>
      <w:r w:rsidR="000C13BB">
        <w:t>afin d’</w:t>
      </w:r>
      <w:ins w:id="943" w:author="lchabot" w:date="2015-09-03T17:42:00Z">
        <w:r w:rsidR="00EF1017">
          <w:t xml:space="preserve">en </w:t>
        </w:r>
      </w:ins>
      <w:r w:rsidR="000C13BB">
        <w:t xml:space="preserve">extraire les fonctionnalités </w:t>
      </w:r>
      <w:del w:id="944" w:author="lchabot" w:date="2015-09-03T17:42:00Z">
        <w:r w:rsidR="000C13BB" w:rsidDel="00EF1017">
          <w:delText>que j’ai besoin</w:delText>
        </w:r>
      </w:del>
      <w:ins w:id="945" w:author="lchabot" w:date="2015-09-03T17:42:00Z">
        <w:r w:rsidR="00EF1017">
          <w:t>utiles</w:t>
        </w:r>
      </w:ins>
      <w:r w:rsidR="000C13BB">
        <w:t xml:space="preserve"> pour bien répondre aux besoins</w:t>
      </w:r>
      <w:r w:rsidR="0091042D">
        <w:t>.</w:t>
      </w:r>
    </w:p>
    <w:p w:rsidR="000C13BB" w:rsidRPr="000C13BB" w:rsidRDefault="00B54F69" w:rsidP="000C13BB">
      <w:r>
        <w:t xml:space="preserve">      </w:t>
      </w:r>
      <w:r w:rsidR="000C13BB">
        <w:t>Enfin, mon travail a ainsi permis de mettre en plac</w:t>
      </w:r>
      <w:r w:rsidR="001B28C5">
        <w:t xml:space="preserve">e une stratégie pour tester le </w:t>
      </w:r>
      <w:proofErr w:type="spellStart"/>
      <w:r w:rsidR="001B28C5">
        <w:t>T</w:t>
      </w:r>
      <w:r w:rsidR="000C13BB">
        <w:t>ext</w:t>
      </w:r>
      <w:proofErr w:type="spellEnd"/>
      <w:r w:rsidR="001B28C5">
        <w:t xml:space="preserve"> </w:t>
      </w:r>
      <w:proofErr w:type="spellStart"/>
      <w:r w:rsidR="000C13BB">
        <w:t>mining</w:t>
      </w:r>
      <w:proofErr w:type="spellEnd"/>
      <w:r w:rsidR="000C13BB">
        <w:t xml:space="preserve"> sur les </w:t>
      </w:r>
      <w:proofErr w:type="spellStart"/>
      <w:r w:rsidR="000C13BB">
        <w:t>posts</w:t>
      </w:r>
      <w:proofErr w:type="spellEnd"/>
      <w:r w:rsidR="000C13BB">
        <w:t xml:space="preserve"> et les commentaires Facebook.</w:t>
      </w:r>
    </w:p>
    <w:p w:rsidR="00E204B7" w:rsidRDefault="00E204B7" w:rsidP="00CE0B2E">
      <w:pPr>
        <w:pStyle w:val="Heading2"/>
      </w:pPr>
      <w:bookmarkStart w:id="946" w:name="_Toc428306453"/>
      <w:bookmarkStart w:id="947" w:name="_Toc428613359"/>
      <w:bookmarkStart w:id="948" w:name="_Toc428623716"/>
      <w:bookmarkStart w:id="949" w:name="_Toc428663954"/>
      <w:bookmarkStart w:id="950" w:name="_Toc428702343"/>
      <w:bookmarkStart w:id="951" w:name="_Toc428908823"/>
      <w:bookmarkStart w:id="952" w:name="_Toc428910450"/>
      <w:bookmarkStart w:id="953" w:name="_Toc428917004"/>
      <w:bookmarkStart w:id="954" w:name="_Toc428984337"/>
      <w:bookmarkStart w:id="955" w:name="_Toc429002648"/>
      <w:bookmarkStart w:id="956" w:name="_Toc429003383"/>
      <w:bookmarkStart w:id="957" w:name="_Toc429003574"/>
      <w:r>
        <w:t>Difficultés rencontrées</w:t>
      </w:r>
      <w:bookmarkEnd w:id="946"/>
      <w:bookmarkEnd w:id="947"/>
      <w:bookmarkEnd w:id="948"/>
      <w:bookmarkEnd w:id="949"/>
      <w:bookmarkEnd w:id="950"/>
      <w:bookmarkEnd w:id="951"/>
      <w:bookmarkEnd w:id="952"/>
      <w:bookmarkEnd w:id="953"/>
      <w:bookmarkEnd w:id="954"/>
      <w:bookmarkEnd w:id="955"/>
      <w:bookmarkEnd w:id="956"/>
      <w:bookmarkEnd w:id="957"/>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w:t>
      </w:r>
      <w:proofErr w:type="spellStart"/>
      <w:r w:rsidR="000C13BB">
        <w:t>build</w:t>
      </w:r>
      <w:proofErr w:type="spellEnd"/>
      <w:r w:rsidR="000C13BB">
        <w:t xml:space="preserve"> adopté. Ensuite, j’attirerai l’attention sur les difficultés rencontrées </w:t>
      </w:r>
      <w:r w:rsidR="001B28C5">
        <w:t xml:space="preserve">pour tester les algorithmes de </w:t>
      </w:r>
      <w:proofErr w:type="spellStart"/>
      <w:r w:rsidR="001B28C5">
        <w:t>T</w:t>
      </w:r>
      <w:r w:rsidR="000C13BB">
        <w:t>ext</w:t>
      </w:r>
      <w:proofErr w:type="spellEnd"/>
      <w:r w:rsidR="001B28C5">
        <w:t xml:space="preserve"> </w:t>
      </w:r>
      <w:proofErr w:type="spellStart"/>
      <w:r w:rsidR="000C13BB">
        <w:t>mining</w:t>
      </w:r>
      <w:proofErr w:type="spellEnd"/>
      <w:r w:rsidR="000C13BB">
        <w:t xml:space="preserve"> de SPAD </w:t>
      </w:r>
      <w:proofErr w:type="spellStart"/>
      <w:r w:rsidR="000C13BB">
        <w:t>RealTime</w:t>
      </w:r>
      <w:proofErr w:type="spellEnd"/>
    </w:p>
    <w:p w:rsidR="00E204B7" w:rsidRDefault="00E204B7" w:rsidP="006860A8">
      <w:pPr>
        <w:pStyle w:val="Heading3"/>
      </w:pPr>
      <w:bookmarkStart w:id="958" w:name="_Toc428306454"/>
      <w:bookmarkStart w:id="959" w:name="_Toc428613360"/>
      <w:bookmarkStart w:id="960" w:name="_Toc428623717"/>
      <w:bookmarkStart w:id="961" w:name="_Toc428663955"/>
      <w:bookmarkStart w:id="962" w:name="_Toc428702344"/>
      <w:bookmarkStart w:id="963" w:name="_Toc428908824"/>
      <w:bookmarkStart w:id="964" w:name="_Toc428910451"/>
      <w:bookmarkStart w:id="965" w:name="_Toc428917005"/>
      <w:bookmarkStart w:id="966" w:name="_Toc428984338"/>
      <w:bookmarkStart w:id="967" w:name="_Toc429002649"/>
      <w:bookmarkStart w:id="968" w:name="_Toc429003384"/>
      <w:bookmarkStart w:id="969" w:name="_Toc429003575"/>
      <w:r w:rsidRPr="00E204B7">
        <w:t>Compilation des modules découplés</w:t>
      </w:r>
      <w:bookmarkEnd w:id="958"/>
      <w:bookmarkEnd w:id="959"/>
      <w:bookmarkEnd w:id="960"/>
      <w:bookmarkEnd w:id="961"/>
      <w:bookmarkEnd w:id="962"/>
      <w:bookmarkEnd w:id="963"/>
      <w:bookmarkEnd w:id="964"/>
      <w:bookmarkEnd w:id="965"/>
      <w:bookmarkEnd w:id="966"/>
      <w:bookmarkEnd w:id="967"/>
      <w:bookmarkEnd w:id="968"/>
      <w:bookmarkEnd w:id="969"/>
    </w:p>
    <w:p w:rsidR="000C13BB" w:rsidRPr="000C13BB" w:rsidRDefault="000C13BB" w:rsidP="000C13BB">
      <w:pPr>
        <w:pStyle w:val="Heading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 xml:space="preserve">En utilisant la plateforme JAVA EE de </w:t>
      </w:r>
      <w:del w:id="970" w:author="lchabot" w:date="2015-09-03T17:43:00Z">
        <w:r w:rsidR="000C13BB" w:rsidDel="00543F7F">
          <w:delText>coheris</w:delText>
        </w:r>
      </w:del>
      <w:proofErr w:type="spellStart"/>
      <w:ins w:id="971" w:author="lchabot" w:date="2015-09-03T17:43:00Z">
        <w:r w:rsidR="00543F7F">
          <w:t>Coheris</w:t>
        </w:r>
      </w:ins>
      <w:proofErr w:type="spellEnd"/>
      <w:r w:rsidR="000C13BB">
        <w:t>, et après une étude faite sur la nouvelle architectu</w:t>
      </w:r>
      <w:r w:rsidR="002C427A">
        <w:t>re, l’équipe R&amp;D CRM s</w:t>
      </w:r>
      <w:ins w:id="972" w:author="lchabot" w:date="2015-09-03T17:43:00Z">
        <w:r w:rsidR="00543F7F">
          <w:t xml:space="preserve">’est accordée </w:t>
        </w:r>
      </w:ins>
      <w:del w:id="973" w:author="lchabot" w:date="2015-09-03T17:43:00Z">
        <w:r w:rsidR="002C427A" w:rsidDel="00543F7F">
          <w:delText>ont mis</w:delText>
        </w:r>
        <w:r w:rsidR="000C13BB" w:rsidDel="00543F7F">
          <w:delText xml:space="preserve"> </w:delText>
        </w:r>
        <w:r w:rsidR="002C427A" w:rsidDel="00543F7F">
          <w:delText>d’</w:delText>
        </w:r>
        <w:r w:rsidR="000C13BB" w:rsidDel="00543F7F">
          <w:delText>accord</w:delText>
        </w:r>
      </w:del>
      <w:ins w:id="974" w:author="lchabot" w:date="2015-09-03T17:43:00Z">
        <w:r w:rsidR="00543F7F">
          <w:t xml:space="preserve">sur le fait </w:t>
        </w:r>
      </w:ins>
      <w:del w:id="975" w:author="lchabot" w:date="2015-09-03T17:43:00Z">
        <w:r w:rsidR="000C13BB" w:rsidDel="00543F7F">
          <w:delText xml:space="preserve"> </w:delText>
        </w:r>
      </w:del>
      <w:r w:rsidR="000C13BB">
        <w:t>que chaque couche du module (chaque rôle de l’appr</w:t>
      </w:r>
      <w:r w:rsidR="002C427A">
        <w:t xml:space="preserve">oche DDD) </w:t>
      </w:r>
      <w:r w:rsidR="000C13BB">
        <w:t>est encapsulée d</w:t>
      </w:r>
      <w:ins w:id="976" w:author="lchabot" w:date="2015-09-03T17:43:00Z">
        <w:r w:rsidR="00543F7F">
          <w:t xml:space="preserve">ans </w:t>
        </w:r>
      </w:ins>
      <w:del w:id="977" w:author="lchabot" w:date="2015-09-03T17:43:00Z">
        <w:r w:rsidR="000C13BB" w:rsidDel="00543F7F">
          <w:delText>’</w:delText>
        </w:r>
      </w:del>
      <w:r w:rsidR="000C13BB">
        <w:t xml:space="preserve">un projet java </w:t>
      </w:r>
      <w:ins w:id="978" w:author="lchabot" w:date="2015-09-03T17:44:00Z">
        <w:r w:rsidR="00543F7F">
          <w:t xml:space="preserve">et </w:t>
        </w:r>
      </w:ins>
      <w:del w:id="979" w:author="lchabot" w:date="2015-09-03T17:44:00Z">
        <w:r w:rsidR="000C13BB" w:rsidDel="00543F7F">
          <w:delText xml:space="preserve">déployer </w:delText>
        </w:r>
      </w:del>
      <w:ins w:id="980" w:author="lchabot" w:date="2015-09-03T17:44:00Z">
        <w:r w:rsidR="00543F7F">
          <w:t xml:space="preserve">déployé </w:t>
        </w:r>
      </w:ins>
      <w:del w:id="981" w:author="lchabot" w:date="2015-09-03T17:44:00Z">
        <w:r w:rsidR="000C13BB" w:rsidDel="00543F7F">
          <w:delText xml:space="preserve">après comme une </w:delText>
        </w:r>
      </w:del>
      <w:ins w:id="982" w:author="lchabot" w:date="2015-09-03T17:44:00Z">
        <w:r w:rsidR="00543F7F">
          <w:t>en tant qu’</w:t>
        </w:r>
      </w:ins>
      <w:r w:rsidR="000C13BB">
        <w:t>archive jar.</w:t>
      </w:r>
    </w:p>
    <w:p w:rsidR="00361236" w:rsidRDefault="00361236" w:rsidP="00361236">
      <w:pPr>
        <w:jc w:val="center"/>
      </w:pPr>
      <w:r>
        <w:rPr>
          <w:noProof/>
          <w:lang w:eastAsia="fr-FR"/>
        </w:rPr>
        <w:lastRenderedPageBreak/>
        <w:drawing>
          <wp:inline distT="0" distB="0" distL="0" distR="0">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983" w:name="_Toc429059365"/>
      <w:r>
        <w:t xml:space="preserve">Figure </w:t>
      </w:r>
      <w:r w:rsidR="00F249A1">
        <w:fldChar w:fldCharType="begin"/>
      </w:r>
      <w:r w:rsidR="005B0F1B">
        <w:instrText xml:space="preserve"> SEQ Figure \* ARABIC </w:instrText>
      </w:r>
      <w:r w:rsidR="00F249A1">
        <w:fldChar w:fldCharType="separate"/>
      </w:r>
      <w:r>
        <w:rPr>
          <w:noProof/>
        </w:rPr>
        <w:t>20</w:t>
      </w:r>
      <w:r w:rsidR="00F249A1">
        <w:rPr>
          <w:noProof/>
        </w:rPr>
        <w:fldChar w:fldCharType="end"/>
      </w:r>
      <w:r>
        <w:t xml:space="preserve">:Capture </w:t>
      </w:r>
      <w:ins w:id="984" w:author="lchabot" w:date="2015-09-03T17:44:00Z">
        <w:r w:rsidR="00543F7F">
          <w:t>d’</w:t>
        </w:r>
      </w:ins>
      <w:r>
        <w:t>écran</w:t>
      </w:r>
      <w:r w:rsidR="00DA47F6">
        <w:t xml:space="preserve"> des projets java des différents modules</w:t>
      </w:r>
      <w:bookmarkEnd w:id="983"/>
    </w:p>
    <w:p w:rsidR="000C13BB" w:rsidRDefault="00B54F69" w:rsidP="000C13BB">
      <w:r>
        <w:t xml:space="preserve">      </w:t>
      </w:r>
      <w:r w:rsidR="000C13BB">
        <w:t>Il faut prendre en compte aussi que chaq</w:t>
      </w:r>
      <w:r w:rsidR="0004490E">
        <w:t>ue couche de module dépend de</w:t>
      </w:r>
      <w:r w:rsidR="000C13BB">
        <w:t xml:space="preserve"> la même couche dans le module </w:t>
      </w:r>
      <w:proofErr w:type="spellStart"/>
      <w:r w:rsidR="000C13BB">
        <w:t>core</w:t>
      </w:r>
      <w:proofErr w:type="spellEnd"/>
      <w:r w:rsidR="000C13BB">
        <w:t xml:space="preserve">. C’est-à-dire, si on prend par exemple la couche module-application, elle dépend de la couche </w:t>
      </w:r>
      <w:proofErr w:type="spellStart"/>
      <w:r w:rsidR="000C13BB">
        <w:t>core</w:t>
      </w:r>
      <w:proofErr w:type="spellEnd"/>
      <w:r w:rsidR="000C13BB">
        <w:t xml:space="preserve">-application. La couche module-infrastructure dépend de la couche </w:t>
      </w:r>
      <w:proofErr w:type="spellStart"/>
      <w:r w:rsidR="000C13BB">
        <w:t>core</w:t>
      </w:r>
      <w:proofErr w:type="spellEnd"/>
      <w:r w:rsidR="000C13BB">
        <w:t xml:space="preserve">-infrastructure </w:t>
      </w:r>
      <w:r w:rsidR="000C13BB" w:rsidRPr="005246BD">
        <w:t>et ainsi de suite</w:t>
      </w:r>
      <w:r w:rsidR="000C13BB">
        <w:t xml:space="preserve">. De plus, chaque module a son Tronc de développement dans le gestionnaire de version SVN. Le fait d’ajouter une fonctionnalité ou d’ajouter une classe dans le </w:t>
      </w:r>
      <w:proofErr w:type="spellStart"/>
      <w:r w:rsidR="000C13BB">
        <w:t>core</w:t>
      </w:r>
      <w:proofErr w:type="spellEnd"/>
      <w:r w:rsidR="002C427A">
        <w:t>, il</w:t>
      </w:r>
      <w:r w:rsidR="000C13BB">
        <w:t xml:space="preserve"> doit être d’abord compilé et encaps</w:t>
      </w:r>
      <w:r w:rsidR="002C427A">
        <w:t>ulé dans un jar et après publié</w:t>
      </w:r>
      <w:r w:rsidR="000C13BB">
        <w:t xml:space="preserve"> sur </w:t>
      </w:r>
      <w:bookmarkStart w:id="985" w:name="OLE_LINK66"/>
      <w:bookmarkStart w:id="986" w:name="OLE_LINK67"/>
      <w:proofErr w:type="spellStart"/>
      <w:r w:rsidR="00DA47F6">
        <w:t>A</w:t>
      </w:r>
      <w:r w:rsidR="000C13BB">
        <w:t>rtifactory</w:t>
      </w:r>
      <w:proofErr w:type="spellEnd"/>
      <w:r w:rsidR="00DA47F6">
        <w:t xml:space="preserve"> </w:t>
      </w:r>
      <w:r w:rsidR="000C13BB">
        <w:t>[</w:t>
      </w:r>
      <w:r w:rsidR="00DA47F6">
        <w:t>16</w:t>
      </w:r>
      <w:r w:rsidR="000C13BB">
        <w:t>]</w:t>
      </w:r>
      <w:bookmarkEnd w:id="985"/>
      <w:bookmarkEnd w:id="986"/>
      <w:r w:rsidR="000C13BB">
        <w:t xml:space="preserve">. Pour le module </w:t>
      </w:r>
      <w:proofErr w:type="spellStart"/>
      <w:r w:rsidR="000C13BB">
        <w:t>scheduler</w:t>
      </w:r>
      <w:proofErr w:type="spellEnd"/>
      <w:r w:rsidR="000C13BB">
        <w:t xml:space="preserve"> ou le </w:t>
      </w:r>
      <w:r w:rsidR="002C427A">
        <w:t xml:space="preserve">module </w:t>
      </w:r>
      <w:r w:rsidR="000C13BB">
        <w:t>social, et avan</w:t>
      </w:r>
      <w:r w:rsidR="002C427A">
        <w:t xml:space="preserve">t de lancer son </w:t>
      </w:r>
      <w:proofErr w:type="spellStart"/>
      <w:r w:rsidR="002C427A">
        <w:t>build</w:t>
      </w:r>
      <w:proofErr w:type="spellEnd"/>
      <w:r w:rsidR="002C427A">
        <w:t>, il faut</w:t>
      </w:r>
      <w:r w:rsidR="000C13BB">
        <w:t xml:space="preserve"> s’assurer qu’on dépend de la bonne version </w:t>
      </w:r>
      <w:r w:rsidR="002C427A">
        <w:t xml:space="preserve">du module </w:t>
      </w:r>
      <w:proofErr w:type="spellStart"/>
      <w:r w:rsidR="002C427A">
        <w:t>core</w:t>
      </w:r>
      <w:proofErr w:type="spellEnd"/>
      <w:r w:rsidR="002C427A">
        <w:t>. Sinon, il faut refaire tout</w:t>
      </w:r>
      <w:r w:rsidR="000C13BB">
        <w:t xml:space="preserve"> l’enchaînement décrit pour le module </w:t>
      </w:r>
      <w:proofErr w:type="spellStart"/>
      <w:r w:rsidR="000C13BB">
        <w:t>core</w:t>
      </w:r>
      <w:proofErr w:type="spellEnd"/>
      <w:r w:rsidR="000C13BB">
        <w:t>.</w:t>
      </w:r>
    </w:p>
    <w:p w:rsidR="000C13BB" w:rsidRPr="00322E6F" w:rsidRDefault="000C13BB" w:rsidP="000C13BB">
      <w:pPr>
        <w:pStyle w:val="Heading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our assurer les points d’entrée</w:t>
      </w:r>
      <w:ins w:id="987" w:author="lchabot" w:date="2015-09-03T17:45:00Z">
        <w:r w:rsidR="00543F7F">
          <w:t>s</w:t>
        </w:r>
      </w:ins>
      <w:r w:rsidR="000C13BB">
        <w:t xml:space="preserv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t>
      </w:r>
      <w:proofErr w:type="spellStart"/>
      <w:r>
        <w:t>war</w:t>
      </w:r>
      <w:proofErr w:type="spellEnd"/>
      <w:r>
        <w:t>) sous le nom «desktop-application</w:t>
      </w:r>
      <w:r w:rsidR="000C13BB">
        <w:t>» assure l’encapsulation des modules développé</w:t>
      </w:r>
      <w:r>
        <w:t>s</w:t>
      </w:r>
      <w:r w:rsidR="000C13BB">
        <w:t xml:space="preserve">. Ce qui m’a permis de tester les mises à jour des messages </w:t>
      </w:r>
      <w:del w:id="988" w:author="lchabot" w:date="2015-09-03T17:47:00Z">
        <w:r w:rsidR="000C13BB" w:rsidDel="00543F7F">
          <w:delText xml:space="preserve">facebook </w:delText>
        </w:r>
      </w:del>
      <w:ins w:id="989" w:author="lchabot" w:date="2015-09-03T17:47:00Z">
        <w:r w:rsidR="00543F7F">
          <w:t xml:space="preserve">Facebook </w:t>
        </w:r>
      </w:ins>
      <w:r w:rsidR="000C13BB">
        <w:t>d</w:t>
      </w:r>
      <w:r>
        <w:t xml:space="preserve">ans le module </w:t>
      </w:r>
      <w:del w:id="990" w:author="lchabot" w:date="2015-09-03T17:47:00Z">
        <w:r w:rsidDel="00543F7F">
          <w:delText xml:space="preserve">social </w:delText>
        </w:r>
      </w:del>
      <w:ins w:id="991" w:author="lchabot" w:date="2015-09-03T17:47:00Z">
        <w:r w:rsidR="00543F7F">
          <w:t xml:space="preserve">Social </w:t>
        </w:r>
      </w:ins>
      <w:r>
        <w:t>avec une tâ</w:t>
      </w:r>
      <w:r w:rsidR="000C13BB">
        <w:t>che planifié</w:t>
      </w:r>
      <w:r>
        <w:t xml:space="preserve">e créé à partir de l’IHM du module </w:t>
      </w:r>
      <w:del w:id="992" w:author="lchabot" w:date="2015-09-03T17:47:00Z">
        <w:r w:rsidDel="00543F7F">
          <w:delText>scheduler</w:delText>
        </w:r>
      </w:del>
      <w:proofErr w:type="spellStart"/>
      <w:ins w:id="993" w:author="lchabot" w:date="2015-09-03T17:47:00Z">
        <w:r w:rsidR="00543F7F">
          <w:t>Scheduler</w:t>
        </w:r>
      </w:ins>
      <w:proofErr w:type="spellEnd"/>
      <w:r>
        <w:t xml:space="preserve">. </w:t>
      </w:r>
    </w:p>
    <w:p w:rsidR="000C13BB" w:rsidRPr="000E13F4" w:rsidRDefault="00B006EE" w:rsidP="000C13BB">
      <w:r>
        <w:t xml:space="preserve">      </w:t>
      </w:r>
      <w:r w:rsidR="000C13BB">
        <w:t>Le problème ici apparait lorsqu’on fait une modification</w:t>
      </w:r>
      <w:r>
        <w:t xml:space="preserve"> dans le code du module </w:t>
      </w:r>
      <w:proofErr w:type="spellStart"/>
      <w:r>
        <w:t>core</w:t>
      </w:r>
      <w:proofErr w:type="spellEnd"/>
      <w:r>
        <w:t xml:space="preserve"> et </w:t>
      </w:r>
      <w:r w:rsidR="000C13BB">
        <w:t xml:space="preserve">dans le module social par exemple. En effet, on ne peut pas </w:t>
      </w:r>
      <w:r w:rsidR="000C13BB">
        <w:lastRenderedPageBreak/>
        <w:t xml:space="preserve">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ListParagraph"/>
        <w:numPr>
          <w:ilvl w:val="0"/>
          <w:numId w:val="22"/>
        </w:numPr>
      </w:pPr>
      <w:r>
        <w:t>1. compiler</w:t>
      </w:r>
      <w:r w:rsidR="000C13BB" w:rsidRPr="000E13F4">
        <w:t xml:space="preserve"> et publier le module </w:t>
      </w:r>
      <w:proofErr w:type="spellStart"/>
      <w:r w:rsidR="000C13BB" w:rsidRPr="000E13F4">
        <w:t>core</w:t>
      </w:r>
      <w:proofErr w:type="spellEnd"/>
      <w:r w:rsidR="000C13BB" w:rsidRPr="000E13F4">
        <w:t>,</w:t>
      </w:r>
    </w:p>
    <w:p w:rsidR="000C13BB" w:rsidRPr="000E13F4" w:rsidRDefault="000C13BB" w:rsidP="000C13BB">
      <w:pPr>
        <w:pStyle w:val="ListParagraph"/>
        <w:numPr>
          <w:ilvl w:val="0"/>
          <w:numId w:val="22"/>
        </w:numPr>
      </w:pPr>
      <w:r>
        <w:t>2.</w:t>
      </w:r>
      <w:r w:rsidR="00B006EE">
        <w:t xml:space="preserve"> </w:t>
      </w:r>
      <w:r>
        <w:t>compiler le module social</w:t>
      </w:r>
    </w:p>
    <w:p w:rsidR="000C13BB" w:rsidRPr="000E13F4" w:rsidRDefault="000C13BB" w:rsidP="000C13BB">
      <w:pPr>
        <w:pStyle w:val="ListParagraph"/>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Heading3"/>
      </w:pPr>
      <w:bookmarkStart w:id="994" w:name="_Toc428306455"/>
      <w:bookmarkStart w:id="995" w:name="_Toc428613361"/>
      <w:bookmarkStart w:id="996" w:name="_Toc428623718"/>
      <w:bookmarkStart w:id="997" w:name="_Toc428663956"/>
      <w:bookmarkStart w:id="998" w:name="_Toc428702345"/>
      <w:bookmarkStart w:id="999" w:name="_Toc428908825"/>
      <w:bookmarkStart w:id="1000" w:name="_Toc428910452"/>
      <w:bookmarkStart w:id="1001" w:name="_Toc428917006"/>
      <w:bookmarkStart w:id="1002" w:name="_Toc428984339"/>
      <w:bookmarkStart w:id="1003" w:name="_Toc429002650"/>
      <w:bookmarkStart w:id="1004" w:name="_Toc429003385"/>
      <w:bookmarkStart w:id="1005" w:name="_Toc429003576"/>
      <w:r w:rsidRPr="00E204B7">
        <w:t xml:space="preserve">Tester l’efficacité de l’algorithme de </w:t>
      </w:r>
      <w:proofErr w:type="spellStart"/>
      <w:r w:rsidRPr="00E204B7">
        <w:t>Text</w:t>
      </w:r>
      <w:proofErr w:type="spellEnd"/>
      <w:r w:rsidR="001B28C5">
        <w:t xml:space="preserve"> </w:t>
      </w:r>
      <w:proofErr w:type="spellStart"/>
      <w:r w:rsidRPr="00E204B7">
        <w:t>mining</w:t>
      </w:r>
      <w:bookmarkEnd w:id="994"/>
      <w:bookmarkEnd w:id="995"/>
      <w:bookmarkEnd w:id="996"/>
      <w:bookmarkEnd w:id="997"/>
      <w:bookmarkEnd w:id="998"/>
      <w:bookmarkEnd w:id="999"/>
      <w:bookmarkEnd w:id="1000"/>
      <w:bookmarkEnd w:id="1001"/>
      <w:bookmarkEnd w:id="1002"/>
      <w:bookmarkEnd w:id="1003"/>
      <w:bookmarkEnd w:id="1004"/>
      <w:bookmarkEnd w:id="1005"/>
      <w:proofErr w:type="spellEnd"/>
      <w:r w:rsidRPr="00E204B7">
        <w:t xml:space="preserve">  </w:t>
      </w:r>
    </w:p>
    <w:p w:rsidR="00B006EE" w:rsidRDefault="00B54F69" w:rsidP="000C13BB">
      <w:r>
        <w:t xml:space="preserve">      </w:t>
      </w:r>
      <w:r w:rsidR="000C13BB">
        <w:t>Malheu</w:t>
      </w:r>
      <w:r w:rsidR="00B006EE">
        <w:t xml:space="preserve">reusement, je n’ai pas </w:t>
      </w:r>
      <w:del w:id="1006" w:author="lchabot" w:date="2015-09-03T17:48:00Z">
        <w:r w:rsidR="00B006EE" w:rsidDel="00543F7F">
          <w:delText xml:space="preserve">arrivé </w:delText>
        </w:r>
      </w:del>
      <w:ins w:id="1007" w:author="lchabot" w:date="2015-09-03T17:48:00Z">
        <w:r w:rsidR="00543F7F">
          <w:t xml:space="preserve">eu l’opportunité de confirmer </w:t>
        </w:r>
      </w:ins>
      <w:del w:id="1008" w:author="lchabot" w:date="2015-09-03T17:48:00Z">
        <w:r w:rsidR="00B006EE" w:rsidDel="00543F7F">
          <w:delText>à</w:delText>
        </w:r>
        <w:r w:rsidR="000C13BB" w:rsidDel="00543F7F">
          <w:delText xml:space="preserve"> tester</w:delText>
        </w:r>
      </w:del>
      <w:r w:rsidR="000C13BB">
        <w:t xml:space="preserve"> l’eff</w:t>
      </w:r>
      <w:r w:rsidR="001B28C5">
        <w:t xml:space="preserve">icacité des algorithmes de </w:t>
      </w:r>
      <w:proofErr w:type="spellStart"/>
      <w:r w:rsidR="001B28C5">
        <w:t>Text</w:t>
      </w:r>
      <w:proofErr w:type="spellEnd"/>
      <w:r w:rsidR="001B28C5">
        <w:t xml:space="preserve"> </w:t>
      </w:r>
      <w:proofErr w:type="spellStart"/>
      <w:r w:rsidR="000C13BB">
        <w:t>mining</w:t>
      </w:r>
      <w:proofErr w:type="spellEnd"/>
      <w:r w:rsidR="000C13BB">
        <w:t xml:space="preserve"> SPAD </w:t>
      </w:r>
      <w:proofErr w:type="spellStart"/>
      <w:r w:rsidR="000C13BB">
        <w:t>RealTime</w:t>
      </w:r>
      <w:proofErr w:type="spellEnd"/>
      <w:r w:rsidR="000C13BB">
        <w:t xml:space="preserve"> sur les me</w:t>
      </w:r>
      <w:r w:rsidR="00B006EE">
        <w:t>ssages Facebook avec le model «</w:t>
      </w:r>
      <w:proofErr w:type="spellStart"/>
      <w:r w:rsidR="00B006EE">
        <w:t>bayesien</w:t>
      </w:r>
      <w:proofErr w:type="spellEnd"/>
      <w:r w:rsidR="00B006EE">
        <w:t xml:space="preserve"> motif». En effet, les développeurs</w:t>
      </w:r>
      <w:r w:rsidR="000C13BB">
        <w:t xml:space="preserve"> sont encore en cours</w:t>
      </w:r>
      <w:r w:rsidR="00B006EE">
        <w:t xml:space="preserve"> de développement</w:t>
      </w:r>
      <w:r w:rsidR="000C13BB">
        <w:t xml:space="preserve"> sur le serveur SPA</w:t>
      </w:r>
      <w:r w:rsidR="00B006EE">
        <w:t xml:space="preserve">D. </w:t>
      </w:r>
      <w:del w:id="1009" w:author="lchabot" w:date="2015-09-03T17:48:00Z">
        <w:r w:rsidR="000C13BB" w:rsidDel="00543F7F">
          <w:delText>Ainsi</w:delText>
        </w:r>
      </w:del>
      <w:ins w:id="1010" w:author="lchabot" w:date="2015-09-03T17:48:00Z">
        <w:r w:rsidR="00543F7F">
          <w:t>Aussi</w:t>
        </w:r>
      </w:ins>
      <w:r w:rsidR="000C13BB">
        <w:t xml:space="preserve">, les </w:t>
      </w:r>
      <w:r w:rsidR="00B006EE">
        <w:t xml:space="preserve">tests </w:t>
      </w:r>
      <w:ins w:id="1011" w:author="lchabot" w:date="2015-09-03T17:49:00Z">
        <w:r w:rsidR="00543F7F">
          <w:t xml:space="preserve">permettant la validation </w:t>
        </w:r>
        <w:proofErr w:type="spellStart"/>
        <w:r w:rsidR="00543F7F">
          <w:t>des</w:t>
        </w:r>
        <w:proofErr w:type="spellEnd"/>
        <w:r w:rsidR="00543F7F">
          <w:t xml:space="preserve"> ces </w:t>
        </w:r>
        <w:proofErr w:type="spellStart"/>
        <w:r w:rsidR="00543F7F">
          <w:t>algos</w:t>
        </w:r>
        <w:proofErr w:type="spellEnd"/>
        <w:r w:rsidR="00543F7F">
          <w:t xml:space="preserve"> </w:t>
        </w:r>
      </w:ins>
      <w:del w:id="1012" w:author="lchabot" w:date="2015-09-03T17:49:00Z">
        <w:r w:rsidR="00B006EE" w:rsidDel="00543F7F">
          <w:delText xml:space="preserve">demandent </w:delText>
        </w:r>
      </w:del>
      <w:ins w:id="1013" w:author="lchabot" w:date="2015-09-03T17:49:00Z">
        <w:r w:rsidR="00543F7F">
          <w:t xml:space="preserve">demanderont </w:t>
        </w:r>
      </w:ins>
      <w:del w:id="1014" w:author="lchabot" w:date="2015-09-03T17:49:00Z">
        <w:r w:rsidR="00B006EE" w:rsidDel="00543F7F">
          <w:delText>beaucoup de</w:delText>
        </w:r>
      </w:del>
      <w:ins w:id="1015" w:author="lchabot" w:date="2015-09-03T17:49:00Z">
        <w:r w:rsidR="00543F7F">
          <w:t xml:space="preserve">un certain </w:t>
        </w:r>
      </w:ins>
      <w:del w:id="1016" w:author="lchabot" w:date="2015-09-03T17:49:00Z">
        <w:r w:rsidR="00B006EE" w:rsidDel="00543F7F">
          <w:delText xml:space="preserve"> </w:delText>
        </w:r>
      </w:del>
      <w:r w:rsidR="00B006EE">
        <w:t xml:space="preserve">temps. </w:t>
      </w:r>
    </w:p>
    <w:p w:rsidR="00B54F69" w:rsidRDefault="00B006EE" w:rsidP="000C13BB">
      <w:bookmarkStart w:id="1017" w:name="OLE_LINK1"/>
      <w:bookmarkStart w:id="1018" w:name="OLE_LINK2"/>
      <w:r>
        <w:t xml:space="preserve">      </w:t>
      </w:r>
      <w:bookmarkEnd w:id="1017"/>
      <w:bookmarkEnd w:id="1018"/>
      <w:r w:rsidR="000C13BB">
        <w:t xml:space="preserve">Il faudra d’abord apprendre l’algorithme m par des milliers de message bien qualifier et les mettre dans un fichier </w:t>
      </w:r>
      <w:del w:id="1019" w:author="lchabot" w:date="2015-09-03T17:50:00Z">
        <w:r w:rsidR="000C13BB" w:rsidDel="00543F7F">
          <w:delText>l’am</w:delText>
        </w:r>
        <w:r w:rsidDel="00543F7F">
          <w:delText xml:space="preserve">orçage </w:delText>
        </w:r>
      </w:del>
      <w:ins w:id="1020" w:author="lchabot" w:date="2015-09-03T17:50:00Z">
        <w:r w:rsidR="00543F7F">
          <w:t xml:space="preserve">d’amorçage </w:t>
        </w:r>
      </w:ins>
      <w:r>
        <w:t xml:space="preserve">au démarrage du serveur. </w:t>
      </w:r>
      <w:r w:rsidR="000C13BB">
        <w:t>A titre illustratif, le code relatif  à ce dernier fichier est</w:t>
      </w:r>
      <w:r w:rsidR="00DA47F6">
        <w:t xml:space="preserve"> le suivant :</w:t>
      </w:r>
    </w:p>
    <w:p w:rsidR="00F521DC" w:rsidRDefault="00543F7F" w:rsidP="000C13BB">
      <w:ins w:id="1021" w:author="lchabot" w:date="2015-09-03T17:50:00Z">
        <w:r>
          <w:t xml:space="preserve">Cette dernière partie devrait être revue pour </w:t>
        </w:r>
      </w:ins>
      <w:ins w:id="1022" w:author="lchabot" w:date="2015-09-03T17:51:00Z">
        <w:r>
          <w:t>cadrer avec les derniers choix effectués : Pas de fichier d’initialisation, mais plutôt un amorçage via la qualification manuelle d’un certain nombre de post (en se servant de l’</w:t>
        </w:r>
        <w:proofErr w:type="spellStart"/>
        <w:r>
          <w:t>ihm</w:t>
        </w:r>
        <w:proofErr w:type="spellEnd"/>
        <w:r>
          <w:t xml:space="preserve"> </w:t>
        </w:r>
      </w:ins>
      <w:ins w:id="1023" w:author="lchabot" w:date="2015-09-03T17:52:00Z">
        <w:r>
          <w:t>développée pour</w:t>
        </w:r>
      </w:ins>
      <w:ins w:id="1024" w:author="lchabot" w:date="2015-09-03T17:51:00Z">
        <w:r>
          <w:t>).</w:t>
        </w:r>
      </w:ins>
    </w:p>
    <w:p w:rsidR="00F521DC" w:rsidRDefault="00F521DC"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t>target</w:t>
      </w:r>
      <w:proofErr w:type="spellEnd"/>
      <w:r w:rsidRPr="00B006EE">
        <w:rPr>
          <w:rFonts w:ascii="Garamond" w:hAnsi="Garamond"/>
          <w:sz w:val="22"/>
          <w:szCs w:val="20"/>
        </w:rPr>
        <w:tab/>
      </w:r>
      <w:proofErr w:type="spellStart"/>
      <w:r w:rsidRPr="00B006EE">
        <w:rPr>
          <w:rFonts w:ascii="Garamond" w:hAnsi="Garamond"/>
          <w:sz w:val="22"/>
          <w:szCs w:val="20"/>
        </w:rPr>
        <w:t>text</w:t>
      </w:r>
      <w:proofErr w:type="spellEnd"/>
    </w:p>
    <w:p w:rsidR="000C13BB" w:rsidRPr="00B006EE" w:rsidRDefault="00707A85"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Pr>
          <w:rFonts w:ascii="Garamond" w:hAnsi="Garamond"/>
          <w:sz w:val="22"/>
          <w:szCs w:val="20"/>
        </w:rPr>
        <w:t>demande</w:t>
      </w:r>
      <w:proofErr w:type="gramEnd"/>
      <w:r>
        <w:rPr>
          <w:rFonts w:ascii="Garamond" w:hAnsi="Garamond"/>
          <w:sz w:val="22"/>
          <w:szCs w:val="20"/>
        </w:rPr>
        <w:tab/>
      </w:r>
      <w:r w:rsidR="000C13BB" w:rsidRPr="00B006EE">
        <w:rPr>
          <w:rFonts w:ascii="Garamond" w:hAnsi="Garamond"/>
          <w:sz w:val="22"/>
          <w:szCs w:val="20"/>
        </w:rPr>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gramStart"/>
      <w:r w:rsidRPr="00B006EE">
        <w:rPr>
          <w:rFonts w:ascii="Garamond" w:hAnsi="Garamond"/>
          <w:sz w:val="22"/>
          <w:szCs w:val="20"/>
        </w:rPr>
        <w:t>dema</w:t>
      </w:r>
      <w:r w:rsidR="00707A85">
        <w:rPr>
          <w:rFonts w:ascii="Garamond" w:hAnsi="Garamond"/>
          <w:sz w:val="22"/>
          <w:szCs w:val="20"/>
        </w:rPr>
        <w:t>nde</w:t>
      </w:r>
      <w:proofErr w:type="gramEnd"/>
      <w:r w:rsidR="00707A85">
        <w:rPr>
          <w:rFonts w:ascii="Garamond" w:hAnsi="Garamond"/>
          <w:sz w:val="22"/>
          <w:szCs w:val="20"/>
        </w:rPr>
        <w:tab/>
      </w:r>
      <w:r w:rsidRPr="00B006EE">
        <w:rPr>
          <w:rFonts w:ascii="Garamond" w:hAnsi="Garamond"/>
          <w:sz w:val="22"/>
          <w:szCs w:val="20"/>
        </w:rPr>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proofErr w:type="spellStart"/>
      <w:r w:rsidRPr="00B006EE">
        <w:rPr>
          <w:rFonts w:ascii="Garamond" w:hAnsi="Garamond"/>
          <w:sz w:val="22"/>
          <w:szCs w:val="20"/>
        </w:rPr>
        <w:lastRenderedPageBreak/>
        <w:t>opportunity</w:t>
      </w:r>
      <w:proofErr w:type="spellEnd"/>
      <w:r w:rsidRPr="00B006EE">
        <w:rPr>
          <w:rFonts w:ascii="Garamond" w:hAnsi="Garamond"/>
          <w:sz w:val="22"/>
          <w:szCs w:val="20"/>
        </w:rPr>
        <w:tab/>
        <w:t xml:space="preserve">Vous ne faite plus rien pour les anniversaires?! Je n’ai même pas eu de mail avec une </w:t>
      </w:r>
      <w:proofErr w:type="spellStart"/>
      <w:r w:rsidRPr="00B006EE">
        <w:rPr>
          <w:rFonts w:ascii="Garamond" w:hAnsi="Garamond"/>
          <w:sz w:val="22"/>
          <w:szCs w:val="20"/>
        </w:rPr>
        <w:t>ptite</w:t>
      </w:r>
      <w:proofErr w:type="spellEnd"/>
      <w:r w:rsidRPr="00B006EE">
        <w:rPr>
          <w:rFonts w:ascii="Garamond" w:hAnsi="Garamond"/>
          <w:sz w:val="22"/>
          <w:szCs w:val="20"/>
        </w:rPr>
        <w:t xml:space="preserv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3"/>
          <w:type w:val="continuous"/>
          <w:pgSz w:w="11906" w:h="16838"/>
          <w:pgMar w:top="1440" w:right="1983" w:bottom="1440" w:left="1985" w:header="708" w:footer="708" w:gutter="0"/>
          <w:cols w:space="708"/>
          <w:titlePg/>
          <w:docGrid w:linePitch="360"/>
        </w:sectPr>
      </w:pPr>
    </w:p>
    <w:p w:rsidR="000520E5" w:rsidRDefault="001D271A" w:rsidP="008343FC">
      <w:pPr>
        <w:pStyle w:val="Heading1"/>
        <w:numPr>
          <w:ilvl w:val="0"/>
          <w:numId w:val="0"/>
        </w:numPr>
        <w:spacing w:after="240" w:line="600" w:lineRule="auto"/>
      </w:pPr>
      <w:bookmarkStart w:id="1025" w:name="_Toc428223732"/>
      <w:bookmarkStart w:id="1026" w:name="_Toc428223947"/>
      <w:bookmarkStart w:id="1027" w:name="_Toc428224039"/>
      <w:bookmarkStart w:id="1028" w:name="_Toc429003577"/>
      <w:r w:rsidRPr="00AC32CA">
        <w:lastRenderedPageBreak/>
        <w:t>Conclusion</w:t>
      </w:r>
      <w:bookmarkEnd w:id="1025"/>
      <w:bookmarkEnd w:id="1026"/>
      <w:bookmarkEnd w:id="1027"/>
      <w:bookmarkEnd w:id="1028"/>
      <w:r w:rsidR="000520E5">
        <w:t xml:space="preserve"> </w:t>
      </w:r>
    </w:p>
    <w:p w:rsidR="00B54F69" w:rsidRPr="0023215F" w:rsidRDefault="00B54F69" w:rsidP="00B54F69">
      <w:r>
        <w:t xml:space="preserve">      </w:t>
      </w:r>
      <w:r w:rsidRPr="0023215F">
        <w:t xml:space="preserve">Mon stage s’est inscrit dans une problématique d’intégration du Serveur SPAD </w:t>
      </w:r>
      <w:proofErr w:type="spellStart"/>
      <w:r w:rsidRPr="0023215F">
        <w:t>RealTime</w:t>
      </w:r>
      <w:proofErr w:type="spellEnd"/>
      <w:r w:rsidRPr="0023215F">
        <w:t xml:space="preserve"> dans le nouveau module </w:t>
      </w:r>
      <w:del w:id="1029" w:author="lchabot" w:date="2015-09-03T17:53:00Z">
        <w:r w:rsidRPr="0023215F" w:rsidDel="00493ADA">
          <w:delText xml:space="preserve">social </w:delText>
        </w:r>
      </w:del>
      <w:ins w:id="1030" w:author="lchabot" w:date="2015-09-03T17:53:00Z">
        <w:r w:rsidR="00493ADA">
          <w:t>S</w:t>
        </w:r>
        <w:r w:rsidR="00493ADA" w:rsidRPr="0023215F">
          <w:t xml:space="preserve">ocial </w:t>
        </w:r>
      </w:ins>
      <w:r w:rsidRPr="0023215F">
        <w:t xml:space="preserve">de la nouvelle offre de </w:t>
      </w:r>
      <w:proofErr w:type="spellStart"/>
      <w:r w:rsidRPr="0023215F">
        <w:t>Coheris</w:t>
      </w:r>
      <w:proofErr w:type="spellEnd"/>
      <w:r w:rsidRPr="0023215F">
        <w:t xml:space="preserve">.  Mon travail a conduit à la mise en place d’une solution d’intégration du </w:t>
      </w:r>
      <w:proofErr w:type="spellStart"/>
      <w:r w:rsidRPr="0023215F">
        <w:t>text</w:t>
      </w:r>
      <w:proofErr w:type="spellEnd"/>
      <w:r w:rsidR="001B28C5">
        <w:t xml:space="preserve"> </w:t>
      </w:r>
      <w:proofErr w:type="spellStart"/>
      <w:r w:rsidRPr="0023215F">
        <w:t>mining</w:t>
      </w:r>
      <w:proofErr w:type="spellEnd"/>
      <w:r w:rsidRPr="0023215F">
        <w:t xml:space="preserve"> dans ce dernier </w:t>
      </w:r>
      <w:del w:id="1031" w:author="lchabot" w:date="2015-09-03T17:53:00Z">
        <w:r w:rsidRPr="0023215F" w:rsidDel="00493ADA">
          <w:delText>toute</w:delText>
        </w:r>
      </w:del>
      <w:r w:rsidRPr="0023215F">
        <w:t xml:space="preserve"> </w:t>
      </w:r>
      <w:del w:id="1032" w:author="lchabot" w:date="2015-09-03T17:53:00Z">
        <w:r w:rsidRPr="0023215F" w:rsidDel="00493ADA">
          <w:delText>en mise en œuvre</w:delText>
        </w:r>
      </w:del>
      <w:ins w:id="1033" w:author="lchabot" w:date="2015-09-03T17:54:00Z">
        <w:r w:rsidR="00493ADA">
          <w:t xml:space="preserve">, </w:t>
        </w:r>
      </w:ins>
      <w:ins w:id="1034" w:author="lchabot" w:date="2015-09-03T17:53:00Z">
        <w:r w:rsidR="00493ADA">
          <w:t>a</w:t>
        </w:r>
      </w:ins>
      <w:ins w:id="1035" w:author="lchabot" w:date="2015-09-03T17:54:00Z">
        <w:r w:rsidR="00493ADA">
          <w:t>insi que le développement</w:t>
        </w:r>
      </w:ins>
      <w:r w:rsidRPr="0023215F">
        <w:t xml:space="preserve"> de</w:t>
      </w:r>
      <w:del w:id="1036" w:author="lchabot" w:date="2015-09-03T17:54:00Z">
        <w:r w:rsidRPr="0023215F" w:rsidDel="00493ADA">
          <w:delText>s</w:delText>
        </w:r>
      </w:del>
      <w:r w:rsidRPr="0023215F">
        <w:t xml:space="preserve"> fonctionnalités additionnel</w:t>
      </w:r>
      <w:ins w:id="1037" w:author="lchabot" w:date="2015-09-03T17:54:00Z">
        <w:r w:rsidR="00493ADA">
          <w:t>les</w:t>
        </w:r>
      </w:ins>
      <w:r w:rsidRPr="0023215F">
        <w:t xml:space="preserve"> pour faciliter les  tests dans les prochains travaux de </w:t>
      </w:r>
      <w:proofErr w:type="spellStart"/>
      <w:r w:rsidRPr="0023215F">
        <w:t>Coheris</w:t>
      </w:r>
      <w:proofErr w:type="spellEnd"/>
      <w:ins w:id="1038" w:author="EL ABED" w:date="2015-09-03T19:56:00Z">
        <w:r w:rsidR="00E36CCD">
          <w:t xml:space="preserve"> dans le but de simplifier </w:t>
        </w:r>
      </w:ins>
      <w:del w:id="1039" w:author="EL ABED" w:date="2015-09-03T19:56:00Z">
        <w:r w:rsidRPr="0023215F" w:rsidDel="00E36CCD">
          <w:delText xml:space="preserve">. </w:delText>
        </w:r>
      </w:del>
      <w:ins w:id="1040" w:author="EL ABED" w:date="2015-09-03T19:55:00Z">
        <w:r w:rsidR="00E36CCD">
          <w:t>le travail</w:t>
        </w:r>
      </w:ins>
      <w:ins w:id="1041" w:author="EL ABED" w:date="2015-09-03T19:56:00Z">
        <w:r w:rsidR="00E36CCD">
          <w:t xml:space="preserve"> du </w:t>
        </w:r>
        <w:proofErr w:type="spellStart"/>
        <w:r w:rsidR="00E36CCD">
          <w:t>communité</w:t>
        </w:r>
        <w:proofErr w:type="spellEnd"/>
        <w:r w:rsidR="00E36CCD">
          <w:t xml:space="preserve"> manager </w:t>
        </w:r>
      </w:ins>
      <w:ins w:id="1042" w:author="EL ABED" w:date="2015-09-03T19:57:00Z">
        <w:r w:rsidR="00190DF2">
          <w:t xml:space="preserve">et gagner le temps perdu dans la qualification manuelle des messages </w:t>
        </w:r>
        <w:proofErr w:type="spellStart"/>
        <w:r w:rsidR="00190DF2">
          <w:t>sociauax</w:t>
        </w:r>
        <w:proofErr w:type="spellEnd"/>
        <w:r w:rsidR="00190DF2">
          <w:t> .</w:t>
        </w:r>
      </w:ins>
      <w:bookmarkStart w:id="1043" w:name="_GoBack"/>
      <w:bookmarkEnd w:id="1043"/>
      <w:ins w:id="1044" w:author="EL ABED" w:date="2015-09-03T19:55:00Z">
        <w:r w:rsidR="00E36CCD">
          <w:t xml:space="preserve"> </w:t>
        </w:r>
      </w:ins>
      <w:del w:id="1045" w:author="lchabot" w:date="2015-09-03T17:54:00Z">
        <w:r w:rsidRPr="0023215F" w:rsidDel="00493ADA">
          <w:delText>De plus, l</w:delText>
        </w:r>
      </w:del>
      <w:ins w:id="1046" w:author="lchabot" w:date="2015-09-03T17:54:00Z">
        <w:r w:rsidR="00493ADA">
          <w:t>L</w:t>
        </w:r>
      </w:ins>
      <w:r w:rsidRPr="0023215F">
        <w:t>es travaux </w:t>
      </w:r>
      <w:del w:id="1047" w:author="lchabot" w:date="2015-09-03T17:58:00Z">
        <w:r w:rsidRPr="0023215F" w:rsidDel="00493ADA">
          <w:delText>supplémentaires</w:delText>
        </w:r>
      </w:del>
      <w:r w:rsidRPr="0023215F">
        <w:t xml:space="preserve"> qui m’ont </w:t>
      </w:r>
      <w:ins w:id="1048" w:author="lchabot" w:date="2015-09-03T17:58:00Z">
        <w:r w:rsidR="00493ADA">
          <w:t xml:space="preserve">été </w:t>
        </w:r>
      </w:ins>
      <w:del w:id="1049" w:author="lchabot" w:date="2015-09-03T17:58:00Z">
        <w:r w:rsidRPr="0023215F" w:rsidDel="00493ADA">
          <w:delText xml:space="preserve">déjà </w:delText>
        </w:r>
      </w:del>
      <w:r w:rsidRPr="0023215F">
        <w:t>affecté</w:t>
      </w:r>
      <w:ins w:id="1050" w:author="lchabot" w:date="2015-09-03T17:58:00Z">
        <w:r w:rsidR="00493ADA">
          <w:t>s</w:t>
        </w:r>
      </w:ins>
      <w:r w:rsidRPr="0023215F">
        <w:t xml:space="preserve"> sont aboutis </w:t>
      </w:r>
      <w:ins w:id="1051" w:author="lchabot" w:date="2015-09-03T17:58:00Z">
        <w:r w:rsidR="00493ADA">
          <w:t xml:space="preserve">et </w:t>
        </w:r>
      </w:ins>
      <w:ins w:id="1052" w:author="lchabot" w:date="2015-09-03T17:59:00Z">
        <w:r w:rsidR="00493ADA">
          <w:t xml:space="preserve">intégrés à la solution </w:t>
        </w:r>
      </w:ins>
      <w:ins w:id="1053" w:author="lchabot" w:date="2015-09-03T18:00:00Z">
        <w:r w:rsidR="00493ADA">
          <w:t>finale</w:t>
        </w:r>
      </w:ins>
      <w:ins w:id="1054" w:author="lchabot" w:date="2015-09-03T17:59:00Z">
        <w:r w:rsidR="00493ADA">
          <w:t xml:space="preserve"> : </w:t>
        </w:r>
      </w:ins>
      <w:r w:rsidRPr="0023215F">
        <w:t xml:space="preserve">d’une part à une solution technique pour mettre en œuvre l’architecture d’un module nouvelle offre basée sur l’approche Domain </w:t>
      </w:r>
      <w:proofErr w:type="spellStart"/>
      <w:r w:rsidRPr="0023215F">
        <w:t>Driven</w:t>
      </w:r>
      <w:proofErr w:type="spellEnd"/>
      <w:r w:rsidRPr="0023215F">
        <w:t xml:space="preserve"> </w:t>
      </w:r>
      <w:proofErr w:type="spellStart"/>
      <w:r w:rsidRPr="0023215F">
        <w:t>Dr</w:t>
      </w:r>
      <w:r w:rsidR="006C5A61">
        <w:t>iven</w:t>
      </w:r>
      <w:proofErr w:type="spellEnd"/>
      <w:r w:rsidR="006C5A61">
        <w:t xml:space="preserve"> et d’autre part à un</w:t>
      </w:r>
      <w:r w:rsidR="0004490E">
        <w:t xml:space="preserve"> systè</w:t>
      </w:r>
      <w:r w:rsidRPr="0023215F">
        <w:t xml:space="preserve">me de planification de taches basées sur le </w:t>
      </w:r>
      <w:proofErr w:type="spellStart"/>
      <w:r w:rsidRPr="0023215F">
        <w:t>framework</w:t>
      </w:r>
      <w:proofErr w:type="spellEnd"/>
      <w:r w:rsidRPr="0023215F">
        <w:t xml:space="preserve"> Quartz.</w:t>
      </w:r>
    </w:p>
    <w:p w:rsidR="00B54F69" w:rsidRPr="0023215F" w:rsidRDefault="00B54F69" w:rsidP="00B54F69">
      <w:r>
        <w:t xml:space="preserve">      </w:t>
      </w:r>
      <w:r w:rsidRPr="0023215F">
        <w:t xml:space="preserve">Au cours de mon stage, </w:t>
      </w:r>
      <w:proofErr w:type="spellStart"/>
      <w:r w:rsidRPr="0023215F">
        <w:t>Coheris</w:t>
      </w:r>
      <w:proofErr w:type="spellEnd"/>
      <w:r w:rsidRPr="0023215F">
        <w:t xml:space="preserve"> a changé son stratégie vers une offre modulaire simple à déployer qui répond aux attentes de </w:t>
      </w:r>
      <w:del w:id="1055" w:author="lchabot" w:date="2015-09-03T17:55:00Z">
        <w:r w:rsidRPr="0023215F" w:rsidDel="00493ADA">
          <w:delText xml:space="preserve">ces </w:delText>
        </w:r>
      </w:del>
      <w:ins w:id="1056" w:author="lchabot" w:date="2015-09-03T17:55:00Z">
        <w:r w:rsidR="00493ADA">
          <w:t>s</w:t>
        </w:r>
        <w:r w:rsidR="00493ADA" w:rsidRPr="0023215F">
          <w:t xml:space="preserve">es </w:t>
        </w:r>
      </w:ins>
      <w:r w:rsidRPr="0023215F">
        <w:t>clients. J’avais de la chance à avoir bien assisté au développent des ces nouvelles modules qui se base sur des</w:t>
      </w:r>
      <w:r w:rsidRPr="0023215F">
        <w:rPr>
          <w:b/>
          <w:bCs/>
        </w:rPr>
        <w:t xml:space="preserve"> </w:t>
      </w:r>
      <w:r w:rsidRPr="0023215F">
        <w:t xml:space="preserve"> nouvelles technologies de pointe : Java EE7, </w:t>
      </w:r>
      <w:proofErr w:type="spellStart"/>
      <w:r w:rsidRPr="0023215F">
        <w:t>gradle</w:t>
      </w:r>
      <w:proofErr w:type="spellEnd"/>
      <w:r w:rsidRPr="0023215F">
        <w:t>, JSF…</w:t>
      </w:r>
    </w:p>
    <w:p w:rsidR="00B54F69" w:rsidRPr="0023215F" w:rsidRDefault="00B54F69" w:rsidP="00B54F69">
      <w:bookmarkStart w:id="1057" w:name="OLE_LINK68"/>
      <w:bookmarkStart w:id="1058" w:name="OLE_LINK69"/>
      <w:r>
        <w:t xml:space="preserve">      </w:t>
      </w:r>
      <w:r w:rsidRPr="0023215F">
        <w:t xml:space="preserve">Ce stage, </w:t>
      </w:r>
      <w:del w:id="1059" w:author="lchabot" w:date="2015-09-03T17:56:00Z">
        <w:r w:rsidRPr="0023215F" w:rsidDel="00493ADA">
          <w:delText>qui ´</w:delText>
        </w:r>
      </w:del>
      <w:r w:rsidRPr="0023215F">
        <w:t xml:space="preserve">était mon premier contact avec le milieu professionnel et </w:t>
      </w:r>
      <w:del w:id="1060" w:author="lchabot" w:date="2015-09-03T17:56:00Z">
        <w:r w:rsidRPr="0023215F" w:rsidDel="00493ADA">
          <w:delText xml:space="preserve">qui </w:delText>
        </w:r>
      </w:del>
      <w:r w:rsidRPr="0023215F">
        <w:t xml:space="preserve">conclut mes </w:t>
      </w:r>
      <w:del w:id="1061" w:author="lchabot" w:date="2015-09-03T17:56:00Z">
        <w:r w:rsidRPr="0023215F" w:rsidDel="00493ADA">
          <w:delText>´</w:delText>
        </w:r>
      </w:del>
      <w:r w:rsidRPr="0023215F">
        <w:t xml:space="preserve">études supérieures, me conforte dans l’idée de </w:t>
      </w:r>
      <w:del w:id="1062" w:author="lchabot" w:date="2015-09-03T17:56:00Z">
        <w:r w:rsidRPr="0023215F" w:rsidDel="00493ADA">
          <w:delText>d´</w:delText>
        </w:r>
      </w:del>
      <w:r w:rsidRPr="0023215F">
        <w:t xml:space="preserve">débuter ma future carrière dans le domaine de l’informatique et plus particulièrement dans les technologies et les architectures orientées web. Cette expérience a </w:t>
      </w:r>
      <w:del w:id="1063" w:author="lchabot" w:date="2015-09-03T17:56:00Z">
        <w:r w:rsidRPr="0023215F" w:rsidDel="00493ADA">
          <w:delText>´</w:delText>
        </w:r>
      </w:del>
      <w:r w:rsidRPr="0023215F">
        <w:t xml:space="preserve">été très enrichissante et m’a permis de parfaire mes connaissances dans la programmation objet, la conception et la modélisation. </w:t>
      </w:r>
    </w:p>
    <w:bookmarkEnd w:id="1057"/>
    <w:bookmarkEnd w:id="1058"/>
    <w:p w:rsidR="006C5A61" w:rsidRDefault="00B54F69" w:rsidP="00B54F69">
      <w:r>
        <w:t xml:space="preserve">      </w:t>
      </w:r>
      <w:r w:rsidRPr="0023215F">
        <w:t xml:space="preserve">J’ai apprécié la grande autonomie et la confiance que l’on m’a accordées. Je remercie une nouvelle fois la société </w:t>
      </w:r>
      <w:proofErr w:type="spellStart"/>
      <w:r w:rsidRPr="0023215F">
        <w:t>Coheris</w:t>
      </w:r>
      <w:proofErr w:type="spellEnd"/>
      <w:r w:rsidRPr="0023215F">
        <w:t xml:space="preserve"> pour m’avoir accueilli et je suis he</w:t>
      </w:r>
      <w:r w:rsidR="0004490E">
        <w:t>ureux d’avoir travaillé avec l’é</w:t>
      </w:r>
      <w:r w:rsidRPr="0023215F">
        <w:t xml:space="preserve">quipe de Recherche et développements CRM, </w:t>
      </w:r>
      <w:r w:rsidRPr="0023215F">
        <w:lastRenderedPageBreak/>
        <w:t xml:space="preserve">qui </w:t>
      </w:r>
      <w:ins w:id="1064" w:author="lchabot" w:date="2015-09-03T17:57:00Z">
        <w:r w:rsidR="00493ADA">
          <w:t xml:space="preserve">est </w:t>
        </w:r>
      </w:ins>
      <w:r w:rsidRPr="0023215F">
        <w:t xml:space="preserve">une équipe dynamique et accueillante </w:t>
      </w:r>
      <w:ins w:id="1065" w:author="lchabot" w:date="2015-09-03T17:57:00Z">
        <w:r w:rsidR="00493ADA">
          <w:t xml:space="preserve">et </w:t>
        </w:r>
      </w:ins>
      <w:r w:rsidRPr="0023215F">
        <w:t>qui contient des collaborateurs professionnels</w:t>
      </w:r>
    </w:p>
    <w:p w:rsidR="006C5A61" w:rsidRPr="005116DD" w:rsidRDefault="00B54F69" w:rsidP="00B54F69">
      <w:pPr>
        <w:sectPr w:rsidR="006C5A61" w:rsidRPr="005116DD" w:rsidSect="006C5A61">
          <w:pgSz w:w="11906" w:h="16838"/>
          <w:pgMar w:top="1440" w:right="1983" w:bottom="1440" w:left="1985" w:header="708" w:footer="708" w:gutter="0"/>
          <w:cols w:space="708"/>
          <w:titlePg/>
          <w:docGrid w:linePitch="360"/>
        </w:sectPr>
      </w:pPr>
      <w:r w:rsidRPr="005116DD">
        <w:t>.</w:t>
      </w:r>
    </w:p>
    <w:p w:rsidR="006C5A61" w:rsidRPr="006222C4" w:rsidRDefault="001D271A" w:rsidP="006860A8">
      <w:pPr>
        <w:pStyle w:val="Heading1"/>
        <w:numPr>
          <w:ilvl w:val="0"/>
          <w:numId w:val="0"/>
        </w:numPr>
        <w:ind w:left="432" w:hanging="432"/>
      </w:pPr>
      <w:bookmarkStart w:id="1066" w:name="_Toc428223733"/>
      <w:bookmarkStart w:id="1067" w:name="_Toc428223948"/>
      <w:bookmarkStart w:id="1068" w:name="_Toc428224040"/>
      <w:bookmarkStart w:id="1069" w:name="_Toc429003578"/>
      <w:r w:rsidRPr="008343FC">
        <w:lastRenderedPageBreak/>
        <w:t>Ressources</w:t>
      </w:r>
      <w:bookmarkEnd w:id="1066"/>
      <w:bookmarkEnd w:id="1067"/>
      <w:bookmarkEnd w:id="1068"/>
      <w:bookmarkEnd w:id="1069"/>
      <w:r w:rsidRPr="006222C4">
        <w:t xml:space="preserve"> </w:t>
      </w:r>
    </w:p>
    <w:p w:rsidR="006222C4" w:rsidRDefault="006222C4" w:rsidP="008343FC"/>
    <w:p w:rsidR="006222C4" w:rsidRDefault="00D6202F" w:rsidP="006222C4">
      <w:pPr>
        <w:spacing w:after="0" w:line="276" w:lineRule="auto"/>
      </w:pPr>
      <w:r w:rsidRPr="00D6202F">
        <w:rPr>
          <w:rStyle w:val="Heading4Char"/>
        </w:rPr>
        <w:t>Domain-</w:t>
      </w:r>
      <w:proofErr w:type="spellStart"/>
      <w:r w:rsidRPr="00D6202F">
        <w:rPr>
          <w:rStyle w:val="Heading4Char"/>
        </w:rPr>
        <w:t>Driven</w:t>
      </w:r>
      <w:proofErr w:type="spellEnd"/>
      <w:r w:rsidRPr="00D6202F">
        <w:rPr>
          <w:rStyle w:val="Heading4Char"/>
        </w:rPr>
        <w:t xml:space="preserve"> Design Vite fait</w:t>
      </w:r>
    </w:p>
    <w:p w:rsidR="00D6202F" w:rsidRPr="006B13DD" w:rsidRDefault="00D6202F" w:rsidP="006222C4">
      <w:pPr>
        <w:spacing w:after="0" w:line="276" w:lineRule="auto"/>
        <w:rPr>
          <w:rStyle w:val="Hyperlink"/>
          <w:u w:val="none"/>
        </w:rPr>
      </w:pPr>
      <w:r w:rsidRPr="006B13DD">
        <w:rPr>
          <w:rStyle w:val="Hyperlink"/>
          <w:u w:val="none"/>
        </w:rPr>
        <w:t>http://blog.infosaurus.fr/public/docs/DDDViteFait.pdf</w:t>
      </w:r>
    </w:p>
    <w:p w:rsidR="006222C4" w:rsidRDefault="006B13DD" w:rsidP="006222C4">
      <w:pPr>
        <w:spacing w:line="276" w:lineRule="auto"/>
      </w:pPr>
      <w:r>
        <w:t xml:space="preserve">Article écrit par Abel </w:t>
      </w:r>
      <w:proofErr w:type="spellStart"/>
      <w:r w:rsidRPr="006B13DD">
        <w:t>Avram</w:t>
      </w:r>
      <w:proofErr w:type="spellEnd"/>
      <w:r w:rsidRPr="006B13DD">
        <w:t xml:space="preserve"> &amp; Floyd </w:t>
      </w:r>
      <w:proofErr w:type="spellStart"/>
      <w:r w:rsidRPr="006B13DD">
        <w:t>Marinescu</w:t>
      </w:r>
      <w:proofErr w:type="spellEnd"/>
      <w:r>
        <w:t>, 2006, C4Media</w:t>
      </w:r>
      <w:r w:rsidR="00B078F1">
        <w:t>.</w:t>
      </w:r>
    </w:p>
    <w:p w:rsidR="006222C4" w:rsidRDefault="006222C4" w:rsidP="006222C4">
      <w:pPr>
        <w:spacing w:line="276" w:lineRule="auto"/>
      </w:pPr>
    </w:p>
    <w:p w:rsidR="00363C8D" w:rsidRPr="009018E9" w:rsidRDefault="00363C8D" w:rsidP="00363C8D">
      <w:pPr>
        <w:spacing w:after="0" w:line="276" w:lineRule="auto"/>
        <w:rPr>
          <w:rStyle w:val="Heading4Char"/>
          <w:lang w:val="en-US"/>
        </w:rPr>
      </w:pPr>
      <w:r w:rsidRPr="009018E9">
        <w:rPr>
          <w:rStyle w:val="Heading4Char"/>
          <w:lang w:val="en-US"/>
        </w:rPr>
        <w:t>DDD</w:t>
      </w:r>
      <w:r w:rsidR="00042D5B" w:rsidRPr="009018E9">
        <w:rPr>
          <w:rStyle w:val="Heading4Char"/>
          <w:lang w:val="en-US"/>
        </w:rPr>
        <w:t xml:space="preserve"> </w:t>
      </w:r>
      <w:r w:rsidRPr="009018E9">
        <w:rPr>
          <w:rStyle w:val="Heading4Char"/>
          <w:lang w:val="en-US"/>
        </w:rPr>
        <w:t>and CqRS Leaven</w:t>
      </w:r>
    </w:p>
    <w:p w:rsidR="00363C8D" w:rsidRPr="009018E9" w:rsidRDefault="00A4638E" w:rsidP="00363C8D">
      <w:pPr>
        <w:spacing w:after="0" w:line="276" w:lineRule="auto"/>
        <w:rPr>
          <w:rStyle w:val="Hyperlink"/>
          <w:iCs/>
          <w:u w:val="none"/>
          <w:lang w:val="en-US"/>
        </w:rPr>
      </w:pPr>
      <w:r>
        <w:fldChar w:fldCharType="begin"/>
      </w:r>
      <w:r w:rsidRPr="00A4638E">
        <w:rPr>
          <w:lang w:val="en-US"/>
          <w:rPrChange w:id="1070" w:author="EL ABED" w:date="2015-09-03T19:01:00Z">
            <w:rPr/>
          </w:rPrChange>
        </w:rPr>
        <w:instrText xml:space="preserve"> HYPERLINK "http://ddd-cqrs-leaven.blogspot.fr/" </w:instrText>
      </w:r>
      <w:r>
        <w:fldChar w:fldCharType="separate"/>
      </w:r>
      <w:r w:rsidR="00363C8D" w:rsidRPr="009018E9">
        <w:rPr>
          <w:rStyle w:val="Hyperlink"/>
          <w:iCs/>
          <w:u w:val="none"/>
          <w:lang w:val="en-US"/>
        </w:rPr>
        <w:t>http://ddd-cqrs-leaven.blogspot.fr/</w:t>
      </w:r>
      <w:r>
        <w:rPr>
          <w:rStyle w:val="Hyperlink"/>
          <w:iCs/>
          <w:u w:val="none"/>
          <w:lang w:val="en-US"/>
        </w:rPr>
        <w:fldChar w:fldCharType="end"/>
      </w:r>
    </w:p>
    <w:p w:rsidR="006222C4" w:rsidRDefault="00042D5B" w:rsidP="006222C4">
      <w:pPr>
        <w:spacing w:line="276" w:lineRule="auto"/>
      </w:pPr>
      <w:r>
        <w:t xml:space="preserve">Groupes de discussion en anglais du projet </w:t>
      </w:r>
      <w:r w:rsidRPr="00042D5B">
        <w:t xml:space="preserve">DDD and </w:t>
      </w:r>
      <w:proofErr w:type="spellStart"/>
      <w:r w:rsidRPr="00042D5B">
        <w:t>CqRS</w:t>
      </w:r>
      <w:proofErr w:type="spellEnd"/>
      <w:r w:rsidRPr="00042D5B">
        <w:t xml:space="preserve"> </w:t>
      </w:r>
      <w:proofErr w:type="spellStart"/>
      <w:r w:rsidRPr="00042D5B">
        <w:t>Sample</w:t>
      </w:r>
      <w:proofErr w:type="spellEnd"/>
      <w:r w:rsidRPr="00042D5B">
        <w:t xml:space="preserve"> </w:t>
      </w:r>
      <w:proofErr w:type="spellStart"/>
      <w:r w:rsidRPr="00042D5B">
        <w:t>Levaen</w:t>
      </w:r>
      <w:proofErr w:type="spellEnd"/>
      <w:r>
        <w:t xml:space="preserve"> J2EE</w:t>
      </w:r>
      <w:r w:rsidR="00B078F1">
        <w:t>.</w:t>
      </w:r>
    </w:p>
    <w:p w:rsidR="00042D5B" w:rsidRDefault="00042D5B" w:rsidP="006222C4">
      <w:pPr>
        <w:spacing w:line="276" w:lineRule="auto"/>
      </w:pPr>
    </w:p>
    <w:p w:rsidR="00042D5B" w:rsidRPr="009018E9" w:rsidRDefault="00042D5B" w:rsidP="00042D5B">
      <w:pPr>
        <w:spacing w:after="0" w:line="276" w:lineRule="auto"/>
        <w:rPr>
          <w:rStyle w:val="Heading4Char"/>
        </w:rPr>
      </w:pPr>
      <w:r w:rsidRPr="009018E9">
        <w:rPr>
          <w:rStyle w:val="Heading4Char"/>
        </w:rPr>
        <w:t>Java EE 7 Development with WildFly</w:t>
      </w:r>
    </w:p>
    <w:p w:rsidR="00042D5B" w:rsidRDefault="00042D5B" w:rsidP="00042D5B">
      <w:pPr>
        <w:spacing w:line="276" w:lineRule="auto"/>
      </w:pPr>
      <w:r>
        <w:t xml:space="preserve">Livre écrit par </w:t>
      </w:r>
      <w:r w:rsidRPr="00042D5B">
        <w:t>F</w:t>
      </w:r>
      <w:r>
        <w:t xml:space="preserve">rancesco </w:t>
      </w:r>
      <w:proofErr w:type="spellStart"/>
      <w:r>
        <w:t>Marchioni</w:t>
      </w:r>
      <w:proofErr w:type="spellEnd"/>
      <w:r>
        <w:t xml:space="preserve">, Michal </w:t>
      </w:r>
      <w:proofErr w:type="spellStart"/>
      <w:r>
        <w:t>Cmil</w:t>
      </w:r>
      <w:proofErr w:type="spellEnd"/>
      <w:r>
        <w:t xml:space="preserve"> et</w:t>
      </w:r>
      <w:r w:rsidRPr="00042D5B">
        <w:t xml:space="preserve"> Michal </w:t>
      </w:r>
      <w:proofErr w:type="spellStart"/>
      <w:r w:rsidRPr="00042D5B">
        <w:t>Matloka</w:t>
      </w:r>
      <w:proofErr w:type="spellEnd"/>
      <w:r>
        <w:t xml:space="preserve">. 2014, </w:t>
      </w:r>
      <w:proofErr w:type="spellStart"/>
      <w:r>
        <w:t>isbn</w:t>
      </w:r>
      <w:proofErr w:type="spellEnd"/>
      <w:r>
        <w:t>:</w:t>
      </w:r>
      <w:r w:rsidRPr="00042D5B">
        <w:rPr>
          <w:rFonts w:ascii="Arial" w:hAnsi="Arial" w:cs="Arial"/>
          <w:color w:val="2A3744"/>
          <w:sz w:val="21"/>
          <w:szCs w:val="21"/>
          <w:shd w:val="clear" w:color="auto" w:fill="FFFFFF"/>
        </w:rPr>
        <w:t xml:space="preserve"> </w:t>
      </w:r>
      <w:r w:rsidRPr="00042D5B">
        <w:t>978-1-78217-198-0</w:t>
      </w:r>
      <w:r>
        <w:t xml:space="preserve">. Résume les méthodologies et les fonctionnalités implémentées par le nouveau </w:t>
      </w:r>
      <w:proofErr w:type="spellStart"/>
      <w:r>
        <w:t>serveu</w:t>
      </w:r>
      <w:proofErr w:type="spellEnd"/>
      <w:r>
        <w:t xml:space="preserve"> </w:t>
      </w:r>
      <w:proofErr w:type="spellStart"/>
      <w:r>
        <w:t>wildfly</w:t>
      </w:r>
      <w:proofErr w:type="spellEnd"/>
      <w:r>
        <w:t xml:space="preserve"> </w:t>
      </w:r>
    </w:p>
    <w:p w:rsidR="00042D5B" w:rsidRDefault="00042D5B" w:rsidP="006222C4">
      <w:pPr>
        <w:spacing w:line="276" w:lineRule="auto"/>
      </w:pPr>
    </w:p>
    <w:p w:rsidR="00042D5B" w:rsidRPr="009018E9" w:rsidRDefault="00214D3B" w:rsidP="00214D3B">
      <w:pPr>
        <w:spacing w:after="0" w:line="276" w:lineRule="auto"/>
        <w:rPr>
          <w:rStyle w:val="Heading4Char"/>
        </w:rPr>
      </w:pPr>
      <w:r w:rsidRPr="009018E9">
        <w:rPr>
          <w:rStyle w:val="Heading4Char"/>
        </w:rPr>
        <w:t>Quartz Scheduler Product Documentation 2.2.1</w:t>
      </w:r>
    </w:p>
    <w:p w:rsidR="00214D3B" w:rsidRPr="009018E9" w:rsidRDefault="00A4638E" w:rsidP="00214D3B">
      <w:pPr>
        <w:spacing w:after="0" w:line="276" w:lineRule="auto"/>
        <w:rPr>
          <w:rStyle w:val="Heading4Char"/>
        </w:rPr>
      </w:pPr>
      <w:hyperlink r:id="rId54" w:history="1">
        <w:r w:rsidR="00214D3B" w:rsidRPr="00F93D63">
          <w:rPr>
            <w:rStyle w:val="Hyperlink"/>
            <w:u w:val="none"/>
          </w:rPr>
          <w:t>http://quartz-scheduler.org/documentation</w:t>
        </w:r>
      </w:hyperlink>
      <w:r w:rsidR="00214D3B" w:rsidRPr="00F93D63">
        <w:rPr>
          <w:rStyle w:val="Hyperlink"/>
          <w:u w:val="none"/>
        </w:rPr>
        <w:t xml:space="preserve"> </w:t>
      </w:r>
    </w:p>
    <w:p w:rsidR="00214D3B" w:rsidRPr="00214D3B" w:rsidRDefault="00214D3B" w:rsidP="00214D3B">
      <w:pPr>
        <w:spacing w:after="0" w:line="276" w:lineRule="auto"/>
      </w:pPr>
      <w:r w:rsidRPr="00214D3B">
        <w:t xml:space="preserve">Documentation </w:t>
      </w:r>
      <w:r w:rsidR="000373BB" w:rsidRPr="000373BB">
        <w:t>officielle</w:t>
      </w:r>
      <w:r w:rsidR="000373BB">
        <w:t xml:space="preserve"> </w:t>
      </w:r>
      <w:r>
        <w:t xml:space="preserve">du </w:t>
      </w:r>
      <w:proofErr w:type="spellStart"/>
      <w:r>
        <w:t>framework</w:t>
      </w:r>
      <w:proofErr w:type="spellEnd"/>
      <w:r>
        <w:t xml:space="preserve"> </w:t>
      </w:r>
      <w:proofErr w:type="spellStart"/>
      <w:r>
        <w:t>Terracota</w:t>
      </w:r>
      <w:proofErr w:type="spellEnd"/>
      <w:r>
        <w:t xml:space="preserve"> </w:t>
      </w:r>
      <w:r w:rsidRPr="00214D3B">
        <w:t>Quartz</w:t>
      </w:r>
      <w:r>
        <w:t xml:space="preserve"> </w:t>
      </w:r>
      <w:proofErr w:type="spellStart"/>
      <w:r>
        <w:t>scheduler</w:t>
      </w:r>
      <w:proofErr w:type="spellEnd"/>
      <w:r>
        <w:t>.</w:t>
      </w:r>
    </w:p>
    <w:p w:rsidR="006222C4" w:rsidRDefault="006222C4" w:rsidP="008343FC"/>
    <w:p w:rsidR="00F93D63" w:rsidRPr="00EC76A2" w:rsidRDefault="00EC76A2" w:rsidP="00F93D63">
      <w:pPr>
        <w:spacing w:after="0" w:line="276" w:lineRule="auto"/>
        <w:rPr>
          <w:rStyle w:val="Heading4Char"/>
        </w:rPr>
      </w:pPr>
      <w:r w:rsidRPr="00EC76A2">
        <w:rPr>
          <w:rStyle w:val="Heading4Char"/>
        </w:rPr>
        <w:t xml:space="preserve">Java(TM) EE 7 </w:t>
      </w:r>
      <w:proofErr w:type="spellStart"/>
      <w:r w:rsidRPr="00EC76A2">
        <w:rPr>
          <w:rStyle w:val="Heading4Char"/>
        </w:rPr>
        <w:t>Specification</w:t>
      </w:r>
      <w:proofErr w:type="spellEnd"/>
      <w:r w:rsidRPr="00EC76A2">
        <w:rPr>
          <w:rStyle w:val="Heading4Char"/>
        </w:rPr>
        <w:t xml:space="preserve"> APIs</w:t>
      </w:r>
    </w:p>
    <w:p w:rsidR="00F93D63" w:rsidRPr="00EC76A2" w:rsidRDefault="00EC76A2" w:rsidP="00F93D63">
      <w:pPr>
        <w:spacing w:after="0" w:line="276" w:lineRule="auto"/>
        <w:rPr>
          <w:rStyle w:val="Heading4Char"/>
        </w:rPr>
      </w:pPr>
      <w:r w:rsidRPr="00EC76A2">
        <w:rPr>
          <w:rStyle w:val="Hyperlink"/>
          <w:u w:val="none"/>
        </w:rPr>
        <w:t>http://docs.oracle.com/javaee/7/api/</w:t>
      </w:r>
    </w:p>
    <w:p w:rsidR="00F93D63" w:rsidRPr="00214D3B" w:rsidRDefault="00F93D63" w:rsidP="00F93D63">
      <w:pPr>
        <w:spacing w:after="0" w:line="276" w:lineRule="auto"/>
      </w:pPr>
      <w:r w:rsidRPr="00214D3B">
        <w:t xml:space="preserve">Documentation </w:t>
      </w:r>
      <w:r w:rsidR="000373BB" w:rsidRPr="000373BB">
        <w:t>officielle</w:t>
      </w:r>
      <w:r w:rsidR="000373BB">
        <w:t xml:space="preserve"> </w:t>
      </w:r>
      <w:r>
        <w:t>de</w:t>
      </w:r>
      <w:r w:rsidR="00EC76A2">
        <w:t xml:space="preserve"> la spécification JEE 7</w:t>
      </w:r>
      <w:r>
        <w:t>.</w:t>
      </w:r>
    </w:p>
    <w:p w:rsidR="00F93D63" w:rsidRDefault="00F93D63" w:rsidP="008343FC"/>
    <w:p w:rsidR="006E52EF" w:rsidRPr="00EC76A2" w:rsidRDefault="000373BB" w:rsidP="006E52EF">
      <w:pPr>
        <w:spacing w:after="0" w:line="276" w:lineRule="auto"/>
        <w:rPr>
          <w:rStyle w:val="Heading4Char"/>
        </w:rPr>
      </w:pPr>
      <w:proofErr w:type="spellStart"/>
      <w:r w:rsidRPr="000373BB">
        <w:rPr>
          <w:rStyle w:val="Heading4Char"/>
        </w:rPr>
        <w:t>Bootstrap</w:t>
      </w:r>
      <w:proofErr w:type="spellEnd"/>
    </w:p>
    <w:p w:rsidR="006E52EF" w:rsidRPr="00EC76A2" w:rsidRDefault="000373BB" w:rsidP="006E52EF">
      <w:pPr>
        <w:spacing w:after="0" w:line="276" w:lineRule="auto"/>
        <w:rPr>
          <w:rStyle w:val="Heading4Char"/>
        </w:rPr>
      </w:pPr>
      <w:r w:rsidRPr="000373BB">
        <w:rPr>
          <w:rStyle w:val="Hyperlink"/>
          <w:u w:val="none"/>
        </w:rPr>
        <w:t>http://getbootstrap.com/</w:t>
      </w:r>
    </w:p>
    <w:p w:rsidR="006E52EF" w:rsidRPr="00214D3B" w:rsidRDefault="000373BB" w:rsidP="006E52EF">
      <w:pPr>
        <w:spacing w:after="0" w:line="276" w:lineRule="auto"/>
      </w:pPr>
      <w:r>
        <w:t>Le site et la</w:t>
      </w:r>
      <w:r w:rsidRPr="000373BB">
        <w:t xml:space="preserve"> documentation officielle</w:t>
      </w:r>
      <w:r>
        <w:t xml:space="preserve"> du </w:t>
      </w:r>
      <w:proofErr w:type="spellStart"/>
      <w:r>
        <w:t>framework</w:t>
      </w:r>
      <w:proofErr w:type="spellEnd"/>
      <w:r>
        <w:t xml:space="preserve"> </w:t>
      </w:r>
      <w:proofErr w:type="spellStart"/>
      <w:r>
        <w:t>Twitter</w:t>
      </w:r>
      <w:proofErr w:type="spellEnd"/>
      <w:r>
        <w:t xml:space="preserve"> </w:t>
      </w:r>
      <w:proofErr w:type="spellStart"/>
      <w:r>
        <w:t>Bootstrap</w:t>
      </w:r>
      <w:proofErr w:type="spellEnd"/>
      <w:r w:rsidR="006E52EF">
        <w:t>.</w:t>
      </w:r>
    </w:p>
    <w:p w:rsidR="006E52EF" w:rsidRPr="006222C4" w:rsidRDefault="006E52EF" w:rsidP="008343FC"/>
    <w:p w:rsidR="008343FC" w:rsidRDefault="008343FC" w:rsidP="008343FC"/>
    <w:p w:rsidR="00F93D63" w:rsidRPr="006222C4" w:rsidRDefault="00F93D63" w:rsidP="008343FC">
      <w:pPr>
        <w:sectPr w:rsidR="00F93D63" w:rsidRPr="006222C4" w:rsidSect="006C5A61">
          <w:pgSz w:w="11906" w:h="16838"/>
          <w:pgMar w:top="1440" w:right="1983" w:bottom="1440" w:left="1985" w:header="708" w:footer="708" w:gutter="0"/>
          <w:cols w:space="708"/>
          <w:titlePg/>
          <w:docGrid w:linePitch="360"/>
        </w:sectPr>
      </w:pPr>
    </w:p>
    <w:p w:rsidR="005D2E69" w:rsidRPr="006222C4" w:rsidRDefault="001D271A" w:rsidP="00047BD2">
      <w:pPr>
        <w:pStyle w:val="Heading1"/>
        <w:numPr>
          <w:ilvl w:val="0"/>
          <w:numId w:val="0"/>
        </w:numPr>
        <w:tabs>
          <w:tab w:val="left" w:pos="2478"/>
        </w:tabs>
        <w:spacing w:line="720" w:lineRule="auto"/>
      </w:pPr>
      <w:bookmarkStart w:id="1071" w:name="_Toc428223734"/>
      <w:bookmarkStart w:id="1072" w:name="_Toc428223949"/>
      <w:bookmarkStart w:id="1073" w:name="_Toc428224041"/>
      <w:bookmarkStart w:id="1074" w:name="_Toc429003579"/>
      <w:r w:rsidRPr="0055774E">
        <w:lastRenderedPageBreak/>
        <w:t>Glossaire</w:t>
      </w:r>
      <w:bookmarkEnd w:id="1071"/>
      <w:bookmarkEnd w:id="1072"/>
      <w:bookmarkEnd w:id="1073"/>
      <w:bookmarkEnd w:id="1074"/>
      <w:r w:rsidR="000520E5" w:rsidRPr="006222C4">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Pr="006222C4" w:rsidRDefault="005D2E69" w:rsidP="00B621BC">
      <w:pPr>
        <w:spacing w:after="0"/>
        <w:rPr>
          <w:b/>
          <w:noProof/>
        </w:rPr>
      </w:pPr>
      <w:r w:rsidRPr="006222C4">
        <w:rPr>
          <w:noProof/>
        </w:rPr>
        <w:t>[2]</w:t>
      </w:r>
      <w:r w:rsidR="00047BD2" w:rsidRPr="006222C4">
        <w:rPr>
          <w:noProof/>
        </w:rPr>
        <w:tab/>
      </w:r>
      <w:r w:rsidRPr="006222C4">
        <w:rPr>
          <w:b/>
          <w:noProof/>
        </w:rPr>
        <w:t>SaaS</w:t>
      </w:r>
      <w:r w:rsidR="00047BD2" w:rsidRPr="006222C4">
        <w:rPr>
          <w:b/>
          <w:noProof/>
        </w:rPr>
        <w:t xml:space="preserve"> - </w:t>
      </w:r>
      <w:r w:rsidRPr="006222C4">
        <w:rPr>
          <w:b/>
          <w:noProof/>
        </w:rPr>
        <w:t>Software as a Servic</w:t>
      </w:r>
      <w:r w:rsidR="000857B9" w:rsidRPr="006222C4">
        <w:rPr>
          <w:b/>
          <w:noProof/>
        </w:rPr>
        <w:t>e</w:t>
      </w:r>
    </w:p>
    <w:p w:rsidR="00B621BC" w:rsidRPr="00B621BC" w:rsidRDefault="00B621BC" w:rsidP="00B621BC">
      <w:pPr>
        <w:spacing w:line="276" w:lineRule="auto"/>
        <w:ind w:left="709"/>
        <w:rPr>
          <w:noProof/>
        </w:rPr>
      </w:pPr>
      <w:r>
        <w:rPr>
          <w:shd w:val="clear" w:color="auto" w:fill="FFFFFF"/>
        </w:rPr>
        <w:t>C’est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Pr="006222C4" w:rsidRDefault="000857B9" w:rsidP="00B621BC">
      <w:pPr>
        <w:tabs>
          <w:tab w:val="left" w:pos="708"/>
          <w:tab w:val="left" w:pos="2301"/>
        </w:tabs>
        <w:spacing w:before="240" w:after="0"/>
        <w:rPr>
          <w:b/>
          <w:noProof/>
        </w:rPr>
      </w:pPr>
      <w:r w:rsidRPr="006222C4">
        <w:rPr>
          <w:noProof/>
        </w:rPr>
        <w:t>[</w:t>
      </w:r>
      <w:r w:rsidR="006C5A61" w:rsidRPr="006222C4">
        <w:rPr>
          <w:noProof/>
        </w:rPr>
        <w:t>3</w:t>
      </w:r>
      <w:r w:rsidRPr="006222C4">
        <w:rPr>
          <w:noProof/>
        </w:rPr>
        <w:t>]</w:t>
      </w:r>
      <w:r w:rsidR="00047BD2" w:rsidRPr="006222C4">
        <w:rPr>
          <w:noProof/>
        </w:rPr>
        <w:tab/>
      </w:r>
      <w:r w:rsidRPr="006222C4">
        <w:rPr>
          <w:b/>
          <w:noProof/>
        </w:rPr>
        <w:t>DDD</w:t>
      </w:r>
      <w:r w:rsidR="00643282" w:rsidRPr="006222C4">
        <w:rPr>
          <w:b/>
          <w:noProof/>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1075" w:name="OLE_LINK38"/>
      <w:bookmarkStart w:id="1076"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5" w:tooltip="Spécification (norme technique)" w:history="1">
        <w:r w:rsidRPr="00B621BC">
          <w:t>spécification</w:t>
        </w:r>
      </w:hyperlink>
      <w:r>
        <w:t xml:space="preserve"> </w:t>
      </w:r>
      <w:r w:rsidRPr="00B621BC">
        <w:t>pour la</w:t>
      </w:r>
      <w:r>
        <w:t xml:space="preserve"> </w:t>
      </w:r>
      <w:hyperlink r:id="rId56" w:tooltip="Technique" w:history="1">
        <w:r w:rsidRPr="00B621BC">
          <w:t>technique</w:t>
        </w:r>
      </w:hyperlink>
      <w:r>
        <w:t xml:space="preserve"> </w:t>
      </w:r>
      <w:hyperlink r:id="rId57" w:tooltip="Java (technique)" w:history="1">
        <w:r w:rsidRPr="00B621BC">
          <w:t>Java</w:t>
        </w:r>
      </w:hyperlink>
      <w:r>
        <w:t xml:space="preserve"> </w:t>
      </w:r>
      <w:r w:rsidRPr="00B621BC">
        <w:t>d'</w:t>
      </w:r>
      <w:hyperlink r:id="rId58"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90455" w:rsidRDefault="006C5A61" w:rsidP="00690455">
      <w:pPr>
        <w:spacing w:after="0"/>
        <w:rPr>
          <w:b/>
          <w:noProof/>
        </w:rPr>
      </w:pPr>
      <w:r w:rsidRPr="00D82019">
        <w:rPr>
          <w:noProof/>
        </w:rPr>
        <w:t>[6]</w:t>
      </w:r>
      <w:r w:rsidR="00047BD2" w:rsidRPr="00D82019">
        <w:rPr>
          <w:noProof/>
        </w:rPr>
        <w:tab/>
      </w:r>
      <w:r w:rsidRPr="00D82019">
        <w:rPr>
          <w:b/>
          <w:noProof/>
        </w:rPr>
        <w:t>JPA</w:t>
      </w:r>
      <w:r w:rsidR="00690455" w:rsidRPr="00D82019">
        <w:rPr>
          <w:b/>
          <w:noProof/>
        </w:rPr>
        <w:t xml:space="preserve"> – </w:t>
      </w:r>
      <w:r w:rsidR="00690455" w:rsidRPr="00690455">
        <w:rPr>
          <w:b/>
          <w:noProof/>
        </w:rPr>
        <w:t xml:space="preserve">Java Persistence API </w:t>
      </w:r>
    </w:p>
    <w:p w:rsidR="00690455" w:rsidRPr="00690455" w:rsidRDefault="00690455" w:rsidP="00B74B40">
      <w:pPr>
        <w:spacing w:line="276" w:lineRule="auto"/>
        <w:ind w:left="708"/>
      </w:pPr>
      <w:r>
        <w:t>C’est</w:t>
      </w:r>
      <w:r w:rsidRPr="00690455">
        <w:t xml:space="preserve"> est une interface de programmation Java permettant aux développeurs d'organiser des données relationnelles dans des applications utilisant la plateforme Java.</w:t>
      </w:r>
    </w:p>
    <w:p w:rsidR="006C5A61" w:rsidRDefault="006C5A61" w:rsidP="00690455">
      <w:pPr>
        <w:spacing w:after="0"/>
        <w:rPr>
          <w:b/>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90455" w:rsidRPr="00690455" w:rsidRDefault="00690455" w:rsidP="00690455">
      <w:pPr>
        <w:spacing w:line="276" w:lineRule="auto"/>
        <w:ind w:left="708"/>
      </w:pPr>
      <w:r w:rsidRPr="00690455">
        <w:t xml:space="preserve">C’ est un framework Java, pour le développement d'applications Web. Il est basé sur la notion de composants, comparable à celle de Swing </w:t>
      </w:r>
      <w:r w:rsidRPr="00690455">
        <w:lastRenderedPageBreak/>
        <w:t>ou SWT, où l'état d'un composant est enregistré lors du rendu de la page, pour être ensuite restauré au retour de la requête.</w:t>
      </w:r>
    </w:p>
    <w:p w:rsidR="006C5A61" w:rsidRDefault="006C5A61" w:rsidP="00690455">
      <w:pPr>
        <w:spacing w:after="0"/>
        <w:rPr>
          <w:b/>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r w:rsidR="00690455" w:rsidRPr="00D82019">
        <w:rPr>
          <w:b/>
          <w:noProof/>
        </w:rPr>
        <w:t xml:space="preserve"> – </w:t>
      </w:r>
      <w:r w:rsidR="00690455" w:rsidRPr="00690455">
        <w:rPr>
          <w:b/>
          <w:noProof/>
        </w:rPr>
        <w:t>Contexts and Dependency Injection</w:t>
      </w:r>
    </w:p>
    <w:p w:rsidR="00690455" w:rsidRPr="00690455" w:rsidRDefault="00690455" w:rsidP="00690455">
      <w:pPr>
        <w:spacing w:line="276" w:lineRule="auto"/>
        <w:ind w:left="708"/>
      </w:pPr>
      <w:r>
        <w:t>C’</w:t>
      </w:r>
      <w:r w:rsidRPr="00690455">
        <w:t>est une spécification (JSR 299) de Java EE définissant une interface de programmation (ou API) pour l'injection de dépendances. Son implémentation de référence est Weld.</w:t>
      </w:r>
    </w:p>
    <w:p w:rsidR="006C5A61" w:rsidRPr="00545039" w:rsidRDefault="006C5A61" w:rsidP="00545039">
      <w:pPr>
        <w:spacing w:after="0"/>
        <w:rPr>
          <w:b/>
          <w:noProof/>
        </w:rPr>
      </w:pPr>
      <w:r w:rsidRPr="009018E9">
        <w:rPr>
          <w:noProof/>
        </w:rPr>
        <w:t>[</w:t>
      </w:r>
      <w:r w:rsidR="00047BD2" w:rsidRPr="009018E9">
        <w:rPr>
          <w:noProof/>
        </w:rPr>
        <w:t>9</w:t>
      </w:r>
      <w:r w:rsidRPr="009018E9">
        <w:rPr>
          <w:noProof/>
        </w:rPr>
        <w:t>]</w:t>
      </w:r>
      <w:r w:rsidR="00047BD2" w:rsidRPr="009018E9">
        <w:rPr>
          <w:noProof/>
        </w:rPr>
        <w:tab/>
      </w:r>
      <w:r w:rsidRPr="00545039">
        <w:rPr>
          <w:b/>
          <w:noProof/>
        </w:rPr>
        <w:t>JAX-RS</w:t>
      </w:r>
      <w:r w:rsidR="00545039" w:rsidRPr="00545039">
        <w:rPr>
          <w:b/>
          <w:noProof/>
        </w:rPr>
        <w:t xml:space="preserve"> – Java API for RESTful Web Services</w:t>
      </w:r>
    </w:p>
    <w:p w:rsidR="00545039" w:rsidRPr="00545039" w:rsidRDefault="00545039" w:rsidP="00545039">
      <w:pPr>
        <w:spacing w:line="276" w:lineRule="auto"/>
        <w:ind w:left="708"/>
      </w:pPr>
      <w:r w:rsidRPr="00545039">
        <w:t>C’est une interface de programmation Java permettant de créer des services Web avec une architecture REST.</w:t>
      </w:r>
    </w:p>
    <w:p w:rsidR="006C5A61" w:rsidRDefault="006C5A61" w:rsidP="00545039">
      <w:pPr>
        <w:spacing w:after="0"/>
        <w:rPr>
          <w:b/>
          <w:noProof/>
        </w:rPr>
      </w:pPr>
      <w:bookmarkStart w:id="1077" w:name="OLE_LINK40"/>
      <w:r w:rsidRPr="006222C4">
        <w:rPr>
          <w:noProof/>
        </w:rPr>
        <w:t>[</w:t>
      </w:r>
      <w:r w:rsidR="00047BD2" w:rsidRPr="006222C4">
        <w:rPr>
          <w:noProof/>
        </w:rPr>
        <w:t>10</w:t>
      </w:r>
      <w:r w:rsidRPr="006222C4">
        <w:rPr>
          <w:noProof/>
        </w:rPr>
        <w:t>]</w:t>
      </w:r>
      <w:r w:rsidR="00047BD2" w:rsidRPr="006222C4">
        <w:rPr>
          <w:noProof/>
        </w:rPr>
        <w:tab/>
      </w:r>
      <w:r w:rsidRPr="006222C4">
        <w:rPr>
          <w:b/>
          <w:noProof/>
        </w:rPr>
        <w:t>Gradle</w:t>
      </w:r>
    </w:p>
    <w:p w:rsidR="00545039" w:rsidRPr="00545039" w:rsidRDefault="00545039" w:rsidP="00545039">
      <w:pPr>
        <w:spacing w:line="276" w:lineRule="auto"/>
        <w:ind w:left="708"/>
      </w:pPr>
      <w:r w:rsidRPr="00545039">
        <w:t>Gradle est un moteur de production fonctionnant sur la plateforme Java. Il permet de construire des projets en Java, Scala, Groovy voire C++. Gradle permet d'écrire des tâches de constructions dans un fichier de construction en utilisant le langage Groovy.</w:t>
      </w:r>
    </w:p>
    <w:bookmarkEnd w:id="1077"/>
    <w:p w:rsidR="006C5A61" w:rsidRPr="006222C4" w:rsidRDefault="006C5A61" w:rsidP="00B621BC">
      <w:pPr>
        <w:spacing w:after="0"/>
        <w:rPr>
          <w:b/>
          <w:noProof/>
        </w:rPr>
      </w:pPr>
      <w:r w:rsidRPr="006222C4">
        <w:rPr>
          <w:noProof/>
        </w:rPr>
        <w:t>[</w:t>
      </w:r>
      <w:r w:rsidR="00047BD2" w:rsidRPr="006222C4">
        <w:rPr>
          <w:noProof/>
        </w:rPr>
        <w:t>11</w:t>
      </w:r>
      <w:r w:rsidRPr="006222C4">
        <w:rPr>
          <w:noProof/>
        </w:rPr>
        <w:t>]</w:t>
      </w:r>
      <w:r w:rsidR="00047BD2" w:rsidRPr="006222C4">
        <w:rPr>
          <w:noProof/>
        </w:rPr>
        <w:tab/>
      </w:r>
      <w:r w:rsidRPr="006222C4">
        <w:rPr>
          <w:b/>
          <w:noProof/>
        </w:rPr>
        <w:t>MVC</w:t>
      </w:r>
      <w:r w:rsidR="00047BD2" w:rsidRPr="006222C4">
        <w:rPr>
          <w:b/>
          <w:noProof/>
        </w:rPr>
        <w:t xml:space="preserve"> - Model-View-Controller</w:t>
      </w:r>
    </w:p>
    <w:p w:rsidR="00B621BC" w:rsidRPr="00B621BC" w:rsidRDefault="00B621BC" w:rsidP="00B621BC">
      <w:pPr>
        <w:spacing w:line="276" w:lineRule="auto"/>
        <w:ind w:left="709"/>
        <w:rPr>
          <w:noProof/>
        </w:rPr>
      </w:pPr>
      <w:r>
        <w:rPr>
          <w:shd w:val="clear" w:color="auto" w:fill="FFFFFF"/>
        </w:rPr>
        <w:t>C’est un modèle destiné à répondre aux besoins des applications interactives en séparant les problématiques liées aux différents composants au sein de leur architecture respective.</w:t>
      </w:r>
    </w:p>
    <w:p w:rsidR="006C5A61" w:rsidRPr="006222C4" w:rsidRDefault="006C5A61" w:rsidP="00B621BC">
      <w:pPr>
        <w:spacing w:before="240" w:after="0"/>
        <w:rPr>
          <w:b/>
          <w:noProof/>
        </w:rPr>
      </w:pPr>
      <w:r w:rsidRPr="006222C4">
        <w:rPr>
          <w:noProof/>
        </w:rPr>
        <w:t>[</w:t>
      </w:r>
      <w:r w:rsidR="00047BD2" w:rsidRPr="006222C4">
        <w:rPr>
          <w:noProof/>
        </w:rPr>
        <w:t>12</w:t>
      </w:r>
      <w:r w:rsidRPr="006222C4">
        <w:rPr>
          <w:noProof/>
        </w:rPr>
        <w:t>]</w:t>
      </w:r>
      <w:r w:rsidR="00047BD2" w:rsidRPr="006222C4">
        <w:rPr>
          <w:noProof/>
        </w:rPr>
        <w:tab/>
      </w:r>
      <w:r w:rsidRPr="006222C4">
        <w:rPr>
          <w:b/>
          <w:noProof/>
        </w:rPr>
        <w:t>Groovy</w:t>
      </w:r>
    </w:p>
    <w:p w:rsidR="00B621BC" w:rsidRPr="00B621BC" w:rsidRDefault="00B621BC" w:rsidP="00B621BC">
      <w:pPr>
        <w:spacing w:line="276" w:lineRule="auto"/>
        <w:ind w:left="709"/>
        <w:rPr>
          <w:rFonts w:cs="Arial"/>
        </w:rPr>
      </w:pPr>
      <w:r w:rsidRPr="00B621BC">
        <w:rPr>
          <w:rFonts w:cs="Arial"/>
          <w:shd w:val="clear" w:color="auto" w:fill="FFFFFF"/>
        </w:rPr>
        <w:t xml:space="preserve">C’est un </w:t>
      </w:r>
      <w:hyperlink r:id="rId59" w:tooltip="Langage de programmation" w:history="1">
        <w:r w:rsidRPr="00B621BC">
          <w:rPr>
            <w:rStyle w:val="Hyperlink"/>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60" w:tooltip="Plate-forme Java" w:history="1">
        <w:r w:rsidRPr="00B621BC">
          <w:rPr>
            <w:rStyle w:val="Hyperlink"/>
            <w:rFonts w:cs="Arial"/>
            <w:color w:val="auto"/>
            <w:szCs w:val="24"/>
            <w:u w:val="none"/>
            <w:shd w:val="clear" w:color="auto" w:fill="FFFFFF"/>
          </w:rPr>
          <w:t>plate-forme Java</w:t>
        </w:r>
      </w:hyperlink>
      <w:r w:rsidRPr="00B621BC">
        <w:t>.</w:t>
      </w:r>
      <w:r w:rsidRPr="00B621BC">
        <w:rPr>
          <w:rFonts w:cs="Arial"/>
        </w:rPr>
        <w:t xml:space="preserve"> Il s'intègre et est entièrement compatible avec la</w:t>
      </w:r>
      <w:r w:rsidRPr="00B621BC">
        <w:rPr>
          <w:rStyle w:val="apple-converted-space"/>
          <w:rFonts w:cs="Arial"/>
          <w:szCs w:val="24"/>
        </w:rPr>
        <w:t xml:space="preserve"> </w:t>
      </w:r>
      <w:hyperlink r:id="rId61" w:tooltip="Machine virtuelle java" w:history="1">
        <w:r w:rsidRPr="00B621BC">
          <w:rPr>
            <w:rStyle w:val="Hyperlink"/>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2" w:tooltip="Bytecode" w:history="1">
        <w:proofErr w:type="spellStart"/>
        <w:r w:rsidR="00FE0090">
          <w:rPr>
            <w:rStyle w:val="Hyperlink"/>
            <w:rFonts w:cs="Arial"/>
            <w:color w:val="auto"/>
            <w:szCs w:val="24"/>
            <w:u w:val="none"/>
          </w:rPr>
          <w:t>byte</w:t>
        </w:r>
        <w:r w:rsidR="00FE0090" w:rsidRPr="00B621BC">
          <w:rPr>
            <w:rStyle w:val="Hyperlink"/>
            <w:rFonts w:cs="Arial"/>
            <w:color w:val="auto"/>
            <w:szCs w:val="24"/>
            <w:u w:val="none"/>
          </w:rPr>
          <w:t>code</w:t>
        </w:r>
        <w:proofErr w:type="spellEnd"/>
      </w:hyperlink>
      <w:r w:rsidRPr="00B621BC">
        <w:rPr>
          <w:rStyle w:val="apple-converted-space"/>
          <w:rFonts w:cs="Arial"/>
          <w:szCs w:val="24"/>
        </w:rPr>
        <w:t xml:space="preserve"> </w:t>
      </w:r>
      <w:r w:rsidRPr="00B621BC">
        <w:rPr>
          <w:rFonts w:cs="Arial"/>
        </w:rPr>
        <w:t>est le même. Il peut donc  utiliser les</w:t>
      </w:r>
      <w:r w:rsidRPr="00B621BC">
        <w:rPr>
          <w:rStyle w:val="apple-converted-space"/>
          <w:rFonts w:cs="Arial"/>
          <w:szCs w:val="24"/>
        </w:rPr>
        <w:t> </w:t>
      </w:r>
      <w:hyperlink r:id="rId63" w:tooltip="Bibliothèque (logicielle)" w:history="1">
        <w:r w:rsidRPr="00B621BC">
          <w:rPr>
            <w:rStyle w:val="Hyperlink"/>
            <w:rFonts w:cs="Arial"/>
            <w:color w:val="auto"/>
            <w:szCs w:val="24"/>
            <w:u w:val="none"/>
          </w:rPr>
          <w:t>bibliothèques</w:t>
        </w:r>
      </w:hyperlink>
      <w:r w:rsidRPr="00B621BC">
        <w:rPr>
          <w:rStyle w:val="apple-converted-space"/>
          <w:rFonts w:cs="Arial"/>
          <w:szCs w:val="24"/>
        </w:rPr>
        <w:t> </w:t>
      </w:r>
      <w:r w:rsidRPr="00B621BC">
        <w:rPr>
          <w:rFonts w:cs="Arial"/>
        </w:rPr>
        <w:t>Java et 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545039" w:rsidP="00FE0090">
      <w:pPr>
        <w:spacing w:line="276" w:lineRule="auto"/>
        <w:ind w:left="709"/>
        <w:rPr>
          <w:noProof/>
        </w:rPr>
      </w:pPr>
      <w:r>
        <w:rPr>
          <w:noProof/>
        </w:rPr>
        <w:t>Le syntaxe cro</w:t>
      </w:r>
      <w:r w:rsidR="00FE0090">
        <w:rPr>
          <w:noProof/>
        </w:rPr>
        <w:t>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 xml:space="preserve">Application </w:t>
      </w:r>
      <w:proofErr w:type="spellStart"/>
      <w:r w:rsidR="00047BD2" w:rsidRPr="00047BD2">
        <w:rPr>
          <w:b/>
        </w:rPr>
        <w:t>Programming</w:t>
      </w:r>
      <w:proofErr w:type="spellEnd"/>
      <w:r w:rsidR="00047BD2" w:rsidRPr="00047BD2">
        <w:rPr>
          <w:b/>
        </w:rPr>
        <w:t xml:space="preserve"> Interface</w:t>
      </w:r>
      <w:r w:rsidR="00643282">
        <w:rPr>
          <w:b/>
        </w:rPr>
        <w:t>--</w:t>
      </w:r>
    </w:p>
    <w:p w:rsidR="00545039" w:rsidRDefault="00047BD2" w:rsidP="00B74B40">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1C434C" w:rsidRDefault="006C5A61" w:rsidP="001C434C">
      <w:pPr>
        <w:spacing w:after="0"/>
        <w:rPr>
          <w:b/>
          <w:noProof/>
        </w:rPr>
      </w:pPr>
      <w:r w:rsidRPr="009018E9">
        <w:rPr>
          <w:noProof/>
        </w:rPr>
        <w:lastRenderedPageBreak/>
        <w:t>[</w:t>
      </w:r>
      <w:r w:rsidR="00047BD2" w:rsidRPr="009018E9">
        <w:rPr>
          <w:noProof/>
        </w:rPr>
        <w:t>16]</w:t>
      </w:r>
      <w:r w:rsidR="00047BD2" w:rsidRPr="009018E9">
        <w:rPr>
          <w:noProof/>
        </w:rPr>
        <w:tab/>
      </w:r>
      <w:bookmarkEnd w:id="1075"/>
      <w:bookmarkEnd w:id="1076"/>
      <w:r w:rsidRPr="001C434C">
        <w:rPr>
          <w:b/>
          <w:noProof/>
        </w:rPr>
        <w:t>Artifactory</w:t>
      </w:r>
    </w:p>
    <w:p w:rsidR="00545039" w:rsidRPr="001C434C" w:rsidRDefault="00545039" w:rsidP="001C434C">
      <w:pPr>
        <w:ind w:left="708"/>
        <w:rPr>
          <w:shd w:val="clear" w:color="auto" w:fill="FFFFFF"/>
        </w:rPr>
      </w:pPr>
      <w:r w:rsidRPr="001C434C">
        <w:rPr>
          <w:shd w:val="clear" w:color="auto" w:fill="FFFFFF"/>
        </w:rPr>
        <w:t>C’est un gestionnaire de référentiels de binaires. Il permeet la gestion des repository pour Apache Maven, mais bien au-delà de Maven, c'est l'entrepôt unique pour tous les artefacts d'une usine logicielle. Artifactory est capable de conserver de façon pérenne, distribuée et sécurisée tous les livrables.</w:t>
      </w:r>
    </w:p>
    <w:p w:rsidR="006C5A61" w:rsidRPr="00545039" w:rsidRDefault="006C5A61" w:rsidP="005D2E69">
      <w:pPr>
        <w:rPr>
          <w:b/>
          <w:noProof/>
        </w:rPr>
      </w:pPr>
    </w:p>
    <w:p w:rsidR="006C5A61" w:rsidRPr="00545039" w:rsidRDefault="006C5A61" w:rsidP="005D2E69">
      <w:pPr>
        <w:rPr>
          <w:b/>
          <w:noProof/>
        </w:rPr>
        <w:sectPr w:rsidR="006C5A61" w:rsidRPr="00545039" w:rsidSect="006C5A61">
          <w:pgSz w:w="11906" w:h="16838"/>
          <w:pgMar w:top="1440" w:right="1983" w:bottom="1440" w:left="1985" w:header="708" w:footer="708" w:gutter="0"/>
          <w:cols w:space="708"/>
          <w:titlePg/>
          <w:docGrid w:linePitch="360"/>
        </w:sectPr>
      </w:pPr>
    </w:p>
    <w:p w:rsidR="005D2E69" w:rsidRPr="00545039" w:rsidRDefault="005D2E69" w:rsidP="005D2E69"/>
    <w:p w:rsidR="003F0B9A" w:rsidRPr="00047BD2" w:rsidRDefault="003F0B9A" w:rsidP="00E66ACF">
      <w:pPr>
        <w:pStyle w:val="Heading1"/>
        <w:numPr>
          <w:ilvl w:val="0"/>
          <w:numId w:val="0"/>
        </w:numPr>
        <w:tabs>
          <w:tab w:val="left" w:pos="2478"/>
        </w:tabs>
        <w:spacing w:after="240" w:line="600" w:lineRule="auto"/>
        <w:rPr>
          <w:lang w:val="en-US"/>
        </w:rPr>
      </w:pPr>
      <w:bookmarkStart w:id="1078" w:name="_Toc428223735"/>
      <w:bookmarkStart w:id="1079" w:name="_Toc428223950"/>
      <w:bookmarkStart w:id="1080" w:name="_Toc428224042"/>
      <w:bookmarkStart w:id="1081" w:name="_Toc429003580"/>
      <w:r w:rsidRPr="00047BD2">
        <w:rPr>
          <w:lang w:val="en-US"/>
        </w:rPr>
        <w:t>Annexes</w:t>
      </w:r>
      <w:bookmarkEnd w:id="1078"/>
      <w:bookmarkEnd w:id="1079"/>
      <w:bookmarkEnd w:id="1080"/>
      <w:bookmarkEnd w:id="1081"/>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A4638E">
        <w:pict>
          <v:rect id="_x0000_i1033" style="width:453.6pt;height:1pt" o:hralign="center" o:hrstd="t" o:hrnoshade="t" o:hr="t" fillcolor="black [3213]" stroked="f"/>
        </w:pict>
      </w:r>
      <w:r w:rsidR="00F249A1">
        <w:fldChar w:fldCharType="begin"/>
      </w:r>
      <w:r w:rsidR="00B71050" w:rsidRPr="00047BD2">
        <w:rPr>
          <w:lang w:val="en-US"/>
        </w:rPr>
        <w:instrText xml:space="preserve"> TOC \o "2-3" \h \z \u </w:instrText>
      </w:r>
      <w:r w:rsidR="00F249A1">
        <w:fldChar w:fldCharType="separate"/>
      </w:r>
    </w:p>
    <w:p w:rsidR="00DC4268" w:rsidRDefault="00A4638E" w:rsidP="004A0816">
      <w:pPr>
        <w:pStyle w:val="TOC2"/>
        <w:spacing w:line="360" w:lineRule="auto"/>
        <w:rPr>
          <w:rFonts w:asciiTheme="minorHAnsi" w:eastAsiaTheme="minorEastAsia" w:hAnsiTheme="minorHAnsi"/>
          <w:sz w:val="22"/>
          <w:lang w:eastAsia="fr-FR"/>
        </w:rPr>
      </w:pPr>
      <w:hyperlink w:anchor="_Toc429002651" w:history="1">
        <w:r w:rsidR="00DC4268" w:rsidRPr="00FF71BC">
          <w:rPr>
            <w:rStyle w:val="Hyperlink"/>
          </w:rPr>
          <w:t>A.</w:t>
        </w:r>
        <w:r w:rsidR="00DC4268">
          <w:rPr>
            <w:rFonts w:asciiTheme="minorHAnsi" w:eastAsiaTheme="minorEastAsia" w:hAnsiTheme="minorHAnsi"/>
            <w:sz w:val="22"/>
            <w:lang w:eastAsia="fr-FR"/>
          </w:rPr>
          <w:tab/>
        </w:r>
        <w:r w:rsidR="00DC4268" w:rsidRPr="00FF71BC">
          <w:rPr>
            <w:rStyle w:val="Hyperlink"/>
          </w:rPr>
          <w:t>Planning</w:t>
        </w:r>
        <w:r w:rsidR="00DC4268">
          <w:rPr>
            <w:webHidden/>
          </w:rPr>
          <w:tab/>
        </w:r>
        <w:r w:rsidR="00F249A1">
          <w:rPr>
            <w:webHidden/>
          </w:rPr>
          <w:fldChar w:fldCharType="begin"/>
        </w:r>
        <w:r w:rsidR="00DC4268">
          <w:rPr>
            <w:webHidden/>
          </w:rPr>
          <w:instrText xml:space="preserve"> PAGEREF _Toc429002651 \h </w:instrText>
        </w:r>
        <w:r w:rsidR="00F249A1">
          <w:rPr>
            <w:webHidden/>
          </w:rPr>
        </w:r>
        <w:r w:rsidR="00F249A1">
          <w:rPr>
            <w:webHidden/>
          </w:rPr>
          <w:fldChar w:fldCharType="separate"/>
        </w:r>
        <w:r w:rsidR="00CA58D1">
          <w:rPr>
            <w:webHidden/>
          </w:rPr>
          <w:t>51</w:t>
        </w:r>
        <w:r w:rsidR="00F249A1">
          <w:rPr>
            <w:webHidden/>
          </w:rPr>
          <w:fldChar w:fldCharType="end"/>
        </w:r>
      </w:hyperlink>
    </w:p>
    <w:p w:rsidR="00DC4268" w:rsidRDefault="00A4638E" w:rsidP="004A0816">
      <w:pPr>
        <w:pStyle w:val="TOC2"/>
        <w:spacing w:line="360" w:lineRule="auto"/>
        <w:rPr>
          <w:rFonts w:asciiTheme="minorHAnsi" w:eastAsiaTheme="minorEastAsia" w:hAnsiTheme="minorHAnsi"/>
          <w:sz w:val="22"/>
          <w:lang w:eastAsia="fr-FR"/>
        </w:rPr>
      </w:pPr>
      <w:hyperlink w:anchor="_Toc429002652" w:history="1">
        <w:r w:rsidR="00DC4268" w:rsidRPr="00FF71BC">
          <w:rPr>
            <w:rStyle w:val="Hyperlink"/>
          </w:rPr>
          <w:t>B.</w:t>
        </w:r>
        <w:r w:rsidR="00DC4268">
          <w:rPr>
            <w:rFonts w:asciiTheme="minorHAnsi" w:eastAsiaTheme="minorEastAsia" w:hAnsiTheme="minorHAnsi"/>
            <w:sz w:val="22"/>
            <w:lang w:eastAsia="fr-FR"/>
          </w:rPr>
          <w:tab/>
        </w:r>
        <w:r w:rsidR="00DC4268" w:rsidRPr="00FF71BC">
          <w:rPr>
            <w:rStyle w:val="Hyperlink"/>
          </w:rPr>
          <w:t>Architecture d’un module avec Domain Driven Disign</w:t>
        </w:r>
        <w:r w:rsidR="00DC4268">
          <w:rPr>
            <w:webHidden/>
          </w:rPr>
          <w:tab/>
        </w:r>
        <w:r w:rsidR="00F249A1">
          <w:rPr>
            <w:webHidden/>
          </w:rPr>
          <w:fldChar w:fldCharType="begin"/>
        </w:r>
        <w:r w:rsidR="00DC4268">
          <w:rPr>
            <w:webHidden/>
          </w:rPr>
          <w:instrText xml:space="preserve"> PAGEREF _Toc429002652 \h </w:instrText>
        </w:r>
        <w:r w:rsidR="00F249A1">
          <w:rPr>
            <w:webHidden/>
          </w:rPr>
        </w:r>
        <w:r w:rsidR="00F249A1">
          <w:rPr>
            <w:webHidden/>
          </w:rPr>
          <w:fldChar w:fldCharType="separate"/>
        </w:r>
        <w:r w:rsidR="00CA58D1">
          <w:rPr>
            <w:webHidden/>
          </w:rPr>
          <w:t>53</w:t>
        </w:r>
        <w:r w:rsidR="00F249A1">
          <w:rPr>
            <w:webHidden/>
          </w:rPr>
          <w:fldChar w:fldCharType="end"/>
        </w:r>
      </w:hyperlink>
    </w:p>
    <w:p w:rsidR="000520E5" w:rsidRDefault="00F249A1" w:rsidP="004A0816">
      <w:pPr>
        <w:tabs>
          <w:tab w:val="left" w:pos="2152"/>
        </w:tabs>
        <w:spacing w:after="0"/>
      </w:pPr>
      <w:r>
        <w:fldChar w:fldCharType="end"/>
      </w:r>
      <w:r w:rsidR="00A4638E">
        <w:pict>
          <v:rect id="_x0000_i1034"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4"/>
          <w:pgSz w:w="11906" w:h="16838"/>
          <w:pgMar w:top="1440" w:right="1983" w:bottom="1440" w:left="1985" w:header="708" w:footer="708" w:gutter="0"/>
          <w:cols w:space="708"/>
          <w:titlePg/>
          <w:docGrid w:linePitch="360"/>
        </w:sectPr>
      </w:pPr>
    </w:p>
    <w:p w:rsidR="00A45EB2" w:rsidRDefault="00A45EB2" w:rsidP="00C10EE6">
      <w:pPr>
        <w:pStyle w:val="Heading2"/>
        <w:numPr>
          <w:ilvl w:val="0"/>
          <w:numId w:val="4"/>
        </w:numPr>
        <w:ind w:left="0" w:firstLine="0"/>
      </w:pPr>
      <w:bookmarkStart w:id="1082" w:name="_Toc428623722"/>
      <w:bookmarkStart w:id="1083" w:name="_Toc428663960"/>
      <w:bookmarkStart w:id="1084" w:name="_Toc428702349"/>
      <w:bookmarkStart w:id="1085" w:name="_Toc428908826"/>
      <w:bookmarkStart w:id="1086" w:name="_Toc428910453"/>
      <w:bookmarkStart w:id="1087" w:name="_Toc428917007"/>
      <w:bookmarkStart w:id="1088" w:name="_Toc429002651"/>
      <w:bookmarkStart w:id="1089" w:name="_Toc429003386"/>
      <w:bookmarkStart w:id="1090" w:name="_Toc429003581"/>
      <w:r>
        <w:lastRenderedPageBreak/>
        <w:t>Planning</w:t>
      </w:r>
      <w:bookmarkEnd w:id="1082"/>
      <w:bookmarkEnd w:id="1083"/>
      <w:bookmarkEnd w:id="1084"/>
      <w:bookmarkEnd w:id="1085"/>
      <w:bookmarkEnd w:id="1086"/>
      <w:bookmarkEnd w:id="1087"/>
      <w:bookmarkEnd w:id="1088"/>
      <w:bookmarkEnd w:id="1089"/>
      <w:bookmarkEnd w:id="1090"/>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w:t>
      </w:r>
      <w:proofErr w:type="spellStart"/>
      <w:r>
        <w:t>Coheris</w:t>
      </w:r>
      <w:proofErr w:type="spellEnd"/>
      <w:r>
        <w:t xml:space="preserve">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Heading4"/>
        <w:spacing w:after="240"/>
        <w:ind w:firstLine="708"/>
      </w:pPr>
      <w:r w:rsidRPr="00643282">
        <w:t>Mars</w:t>
      </w:r>
    </w:p>
    <w:p w:rsidR="00643282" w:rsidRPr="00643282" w:rsidRDefault="00643282" w:rsidP="00643282">
      <w:pPr>
        <w:rPr>
          <w:i/>
        </w:rPr>
      </w:pPr>
      <w:r w:rsidRPr="00643282">
        <w:rPr>
          <w:rStyle w:val="Heading4Char"/>
        </w:rPr>
        <w:t>Semaine 10 -</w:t>
      </w:r>
      <w:r>
        <w:t xml:space="preserve"> </w:t>
      </w:r>
      <w:r w:rsidRPr="00643282">
        <w:rPr>
          <w:i/>
        </w:rPr>
        <w:t xml:space="preserve">Découverte du Connecteur social CRM </w:t>
      </w:r>
    </w:p>
    <w:p w:rsidR="00643282" w:rsidRDefault="00643282" w:rsidP="00643282">
      <w:r>
        <w:t xml:space="preserve">Prise en main de l’environnement technique et logiciel de la R&amp;D </w:t>
      </w:r>
      <w:proofErr w:type="spellStart"/>
      <w:r>
        <w:t>Coheris</w:t>
      </w:r>
      <w:proofErr w:type="spellEnd"/>
      <w:r>
        <w:t>. Etude sur le connecteur social CRM et l’API Graph Facebook.</w:t>
      </w:r>
    </w:p>
    <w:p w:rsidR="00643282" w:rsidRPr="00643282" w:rsidRDefault="00643282" w:rsidP="00643282">
      <w:pPr>
        <w:rPr>
          <w:i/>
        </w:rPr>
      </w:pPr>
      <w:r w:rsidRPr="00643282">
        <w:rPr>
          <w:rStyle w:val="Heading4Char"/>
        </w:rPr>
        <w:t xml:space="preserve">Semaine 11 </w:t>
      </w:r>
      <w:bookmarkStart w:id="1091" w:name="OLE_LINK5"/>
      <w:bookmarkStart w:id="1092" w:name="OLE_LINK6"/>
      <w:bookmarkStart w:id="1093" w:name="OLE_LINK7"/>
      <w:r w:rsidRPr="00643282">
        <w:rPr>
          <w:rStyle w:val="Heading4Char"/>
        </w:rPr>
        <w:t>–</w:t>
      </w:r>
      <w:r>
        <w:t xml:space="preserve"> </w:t>
      </w:r>
      <w:r w:rsidRPr="00643282">
        <w:rPr>
          <w:i/>
        </w:rPr>
        <w:t xml:space="preserve">Découverte de SPAD </w:t>
      </w:r>
      <w:proofErr w:type="spellStart"/>
      <w:r w:rsidRPr="00643282">
        <w:rPr>
          <w:i/>
        </w:rPr>
        <w:t>Analytics</w:t>
      </w:r>
      <w:bookmarkEnd w:id="1091"/>
      <w:bookmarkEnd w:id="1092"/>
      <w:bookmarkEnd w:id="1093"/>
      <w:proofErr w:type="spellEnd"/>
    </w:p>
    <w:p w:rsidR="00643282" w:rsidRPr="00A74EF6" w:rsidRDefault="00643282" w:rsidP="00643282">
      <w:r>
        <w:t>Format</w:t>
      </w:r>
      <w:r w:rsidR="006C5AAA">
        <w:t xml:space="preserve">ion sur SPAD </w:t>
      </w:r>
      <w:proofErr w:type="spellStart"/>
      <w:r w:rsidR="006C5AAA">
        <w:t>Analytics</w:t>
      </w:r>
      <w:proofErr w:type="spellEnd"/>
      <w:r w:rsidR="006C5AAA">
        <w:t>. Réalisation de</w:t>
      </w:r>
      <w:r>
        <w:t xml:space="preserve"> la maquette des IHM dédié à l’affichage des messages et leurs qualifications. </w:t>
      </w:r>
    </w:p>
    <w:p w:rsidR="00643282" w:rsidRDefault="00643282" w:rsidP="00643282">
      <w:r w:rsidRPr="00643282">
        <w:rPr>
          <w:rStyle w:val="Heading4Char"/>
        </w:rPr>
        <w:t>Semaine 12</w:t>
      </w:r>
      <w:r w:rsidR="00D82019">
        <w:rPr>
          <w:rStyle w:val="Heading4Char"/>
        </w:rPr>
        <w:t>,</w:t>
      </w:r>
      <w:r w:rsidR="00D82019" w:rsidRPr="00D82019">
        <w:t xml:space="preserve"> </w:t>
      </w:r>
      <w:r w:rsidR="00D82019" w:rsidRPr="00D82019">
        <w:rPr>
          <w:b/>
        </w:rPr>
        <w:t>13</w:t>
      </w:r>
      <w:r w:rsidRPr="00643282">
        <w:rPr>
          <w:rStyle w:val="Heading4Char"/>
        </w:rPr>
        <w:t xml:space="preserve"> –</w:t>
      </w:r>
      <w:r>
        <w:t xml:space="preserve"> </w:t>
      </w:r>
      <w:r w:rsidRPr="00643282">
        <w:rPr>
          <w:i/>
        </w:rPr>
        <w:t xml:space="preserve">Etudes des fonctionnalités  de tests de </w:t>
      </w:r>
      <w:proofErr w:type="spellStart"/>
      <w:r w:rsidRPr="00643282">
        <w:rPr>
          <w:i/>
        </w:rPr>
        <w:t>Tex</w:t>
      </w:r>
      <w:r w:rsidR="00D82019">
        <w:rPr>
          <w:i/>
        </w:rPr>
        <w:t>t</w:t>
      </w:r>
      <w:proofErr w:type="spellEnd"/>
      <w:r w:rsidR="00D82019">
        <w:rPr>
          <w:i/>
        </w:rPr>
        <w:t xml:space="preserve"> </w:t>
      </w:r>
      <w:proofErr w:type="spellStart"/>
      <w:r w:rsidRPr="00643282">
        <w:rPr>
          <w:i/>
        </w:rPr>
        <w:t>mining</w:t>
      </w:r>
      <w:proofErr w:type="spellEnd"/>
    </w:p>
    <w:p w:rsidR="00643282" w:rsidRPr="00A74EF6" w:rsidRDefault="00643282" w:rsidP="00643282">
      <w:r>
        <w:t xml:space="preserve">Etendre l’API REST de connecteur social CRM par des fonctionnalités de test de collection des </w:t>
      </w:r>
      <w:proofErr w:type="spellStart"/>
      <w:r>
        <w:t>posts</w:t>
      </w:r>
      <w:proofErr w:type="spellEnd"/>
      <w:r>
        <w:t xml:space="preserve"> et </w:t>
      </w:r>
      <w:r w:rsidR="006C5AAA">
        <w:t>commentaires</w:t>
      </w:r>
      <w:r>
        <w:t xml:space="preserve"> d’une page publique. </w:t>
      </w:r>
    </w:p>
    <w:p w:rsidR="00643282" w:rsidRDefault="00643282" w:rsidP="00643282">
      <w:pPr>
        <w:pStyle w:val="Heading4"/>
        <w:spacing w:after="240"/>
        <w:ind w:firstLine="708"/>
      </w:pPr>
      <w:r>
        <w:t xml:space="preserve">Avril </w:t>
      </w:r>
    </w:p>
    <w:p w:rsidR="00643282" w:rsidRDefault="00643282" w:rsidP="00643282">
      <w:r w:rsidRPr="00643282">
        <w:rPr>
          <w:rStyle w:val="Heading4Ch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Heading4Ch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Heading4Char"/>
        </w:rPr>
        <w:lastRenderedPageBreak/>
        <w:t>Semaine 18 –</w:t>
      </w:r>
      <w:r>
        <w:t xml:space="preserve"> </w:t>
      </w:r>
      <w:r w:rsidRPr="00643282">
        <w:rPr>
          <w:i/>
        </w:rPr>
        <w:t>Formation sur la nouvelle architecture</w:t>
      </w:r>
      <w:r>
        <w:t xml:space="preserve"> </w:t>
      </w:r>
    </w:p>
    <w:p w:rsidR="00643282" w:rsidRDefault="00643282" w:rsidP="00643282">
      <w:r>
        <w:t>Etudier l’approche Domain-</w:t>
      </w:r>
      <w:proofErr w:type="spellStart"/>
      <w:r>
        <w:t>Driven</w:t>
      </w:r>
      <w:proofErr w:type="spellEnd"/>
      <w:r>
        <w:t xml:space="preserve"> </w:t>
      </w:r>
      <w:proofErr w:type="spellStart"/>
      <w:r>
        <w:t>Disign</w:t>
      </w:r>
      <w:proofErr w:type="spellEnd"/>
      <w:r>
        <w:t xml:space="preserve">.  Etudier les </w:t>
      </w:r>
      <w:proofErr w:type="spellStart"/>
      <w:r>
        <w:t>disign</w:t>
      </w:r>
      <w:proofErr w:type="spellEnd"/>
      <w:r>
        <w:t xml:space="preserve"> pattern CQRS et Event-</w:t>
      </w:r>
      <w:proofErr w:type="spellStart"/>
      <w:r>
        <w:t>Sourcing</w:t>
      </w:r>
      <w:proofErr w:type="spellEnd"/>
      <w:r>
        <w:t>. Modélisation de l’architecture.</w:t>
      </w:r>
    </w:p>
    <w:p w:rsidR="00643282" w:rsidRPr="00643282" w:rsidRDefault="00643282" w:rsidP="00643282">
      <w:pPr>
        <w:rPr>
          <w:i/>
        </w:rPr>
      </w:pPr>
      <w:r w:rsidRPr="00643282">
        <w:rPr>
          <w:rStyle w:val="Heading4Char"/>
        </w:rPr>
        <w:t>Semaine 19 –</w:t>
      </w:r>
      <w:r>
        <w:t xml:space="preserve"> </w:t>
      </w:r>
      <w:r w:rsidRPr="00643282">
        <w:rPr>
          <w:i/>
        </w:rPr>
        <w:t xml:space="preserve">Etudes du module </w:t>
      </w:r>
      <w:proofErr w:type="spellStart"/>
      <w:r w:rsidRPr="00643282">
        <w:rPr>
          <w:i/>
        </w:rPr>
        <w:t>scheduler</w:t>
      </w:r>
      <w:proofErr w:type="spellEnd"/>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Heading4"/>
        <w:spacing w:after="240"/>
        <w:ind w:firstLine="708"/>
      </w:pPr>
      <w:r>
        <w:t>Mai</w:t>
      </w:r>
    </w:p>
    <w:p w:rsidR="00643282" w:rsidRPr="00D82019" w:rsidRDefault="00643282" w:rsidP="00643282">
      <w:r w:rsidRPr="00D82019">
        <w:rPr>
          <w:rStyle w:val="Heading4Char"/>
        </w:rPr>
        <w:t>Semaine 20, 21, 22 –</w:t>
      </w:r>
      <w:proofErr w:type="spellStart"/>
      <w:r w:rsidRPr="00D82019">
        <w:rPr>
          <w:i/>
        </w:rPr>
        <w:t>Backend</w:t>
      </w:r>
      <w:proofErr w:type="spellEnd"/>
      <w:r w:rsidRPr="00D82019">
        <w:rPr>
          <w:i/>
        </w:rPr>
        <w:t xml:space="preserve"> du module </w:t>
      </w:r>
      <w:proofErr w:type="spellStart"/>
      <w:r w:rsidRPr="00D82019">
        <w:rPr>
          <w:i/>
        </w:rPr>
        <w:t>scheduler</w:t>
      </w:r>
      <w:proofErr w:type="spellEnd"/>
      <w:r w:rsidRPr="00D82019">
        <w:rPr>
          <w:i/>
        </w:rPr>
        <w:t xml:space="preserve">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Heading4Char"/>
        </w:rPr>
        <w:t>Semaine 23-</w:t>
      </w:r>
      <w:r>
        <w:t xml:space="preserve"> </w:t>
      </w:r>
      <w:r w:rsidRPr="00643282">
        <w:rPr>
          <w:i/>
        </w:rPr>
        <w:t xml:space="preserve">Test et Documentation du module </w:t>
      </w:r>
      <w:proofErr w:type="spellStart"/>
      <w:r w:rsidRPr="00643282">
        <w:rPr>
          <w:i/>
        </w:rPr>
        <w:t>Scheduler</w:t>
      </w:r>
      <w:proofErr w:type="spellEnd"/>
      <w:r w:rsidRPr="00643282">
        <w:rPr>
          <w:i/>
        </w:rPr>
        <w:t xml:space="preserve"> NO</w:t>
      </w:r>
      <w:r>
        <w:t xml:space="preserve"> </w:t>
      </w:r>
    </w:p>
    <w:p w:rsidR="00643282" w:rsidRDefault="00643282" w:rsidP="00643282">
      <w:r>
        <w:t xml:space="preserve">Documenter les travaux faits et les solutions utilisées du module </w:t>
      </w:r>
      <w:proofErr w:type="spellStart"/>
      <w:r>
        <w:t>scheduler</w:t>
      </w:r>
      <w:proofErr w:type="spellEnd"/>
      <w:r>
        <w:t xml:space="preserve"> NO.</w:t>
      </w:r>
    </w:p>
    <w:p w:rsidR="00643282" w:rsidRDefault="00643282" w:rsidP="00643282">
      <w:pPr>
        <w:pStyle w:val="Heading4"/>
        <w:spacing w:after="240"/>
        <w:ind w:firstLine="708"/>
      </w:pPr>
      <w:r>
        <w:t xml:space="preserve">Juin </w:t>
      </w:r>
    </w:p>
    <w:p w:rsidR="00643282" w:rsidRDefault="00643282" w:rsidP="00643282">
      <w:r w:rsidRPr="00643282">
        <w:rPr>
          <w:rStyle w:val="Heading4Char"/>
        </w:rPr>
        <w:t>Semaine 24–</w:t>
      </w:r>
      <w:r>
        <w:t xml:space="preserve"> </w:t>
      </w:r>
      <w:r w:rsidRPr="00643282">
        <w:rPr>
          <w:i/>
        </w:rPr>
        <w:t>Amélioration de la partie IHM Desktop-application</w:t>
      </w:r>
    </w:p>
    <w:p w:rsidR="00643282" w:rsidRDefault="00643282" w:rsidP="00643282">
      <w:r>
        <w:t xml:space="preserve">Refonte graphique et technique du </w:t>
      </w:r>
      <w:proofErr w:type="spellStart"/>
      <w:r>
        <w:t>Layout</w:t>
      </w:r>
      <w:proofErr w:type="spellEnd"/>
      <w:r>
        <w:t xml:space="preserve"> de l’application conteneur d</w:t>
      </w:r>
      <w:r w:rsidR="006C5AAA">
        <w:t>es module «desktop-application».</w:t>
      </w:r>
      <w:r>
        <w:t xml:space="preserve"> Remonte</w:t>
      </w:r>
      <w:r w:rsidR="006C5AAA">
        <w:t>r en version tous les Framework</w:t>
      </w:r>
      <w:r>
        <w:t xml:space="preserve">: </w:t>
      </w:r>
      <w:proofErr w:type="spellStart"/>
      <w:r>
        <w:t>Bootstrap</w:t>
      </w:r>
      <w:proofErr w:type="spellEnd"/>
      <w:r>
        <w:t>, Font-</w:t>
      </w:r>
      <w:proofErr w:type="spellStart"/>
      <w:r>
        <w:t>Awesome</w:t>
      </w:r>
      <w:proofErr w:type="spellEnd"/>
      <w:r>
        <w:t xml:space="preserve">, </w:t>
      </w:r>
      <w:proofErr w:type="spellStart"/>
      <w:r w:rsidRPr="006F0803">
        <w:t>jquery</w:t>
      </w:r>
      <w:proofErr w:type="spellEnd"/>
      <w:r>
        <w:t xml:space="preserve">. </w:t>
      </w:r>
    </w:p>
    <w:p w:rsidR="00643282" w:rsidRPr="00643282" w:rsidRDefault="00643282" w:rsidP="00643282">
      <w:pPr>
        <w:rPr>
          <w:i/>
        </w:rPr>
      </w:pPr>
      <w:r w:rsidRPr="00643282">
        <w:rPr>
          <w:rStyle w:val="Heading4Char"/>
        </w:rPr>
        <w:t>Semaine 25,26 -</w:t>
      </w:r>
      <w:r>
        <w:t xml:space="preserve"> </w:t>
      </w:r>
      <w:proofErr w:type="spellStart"/>
      <w:r w:rsidRPr="00643282">
        <w:rPr>
          <w:i/>
        </w:rPr>
        <w:t>Frontend</w:t>
      </w:r>
      <w:proofErr w:type="spellEnd"/>
      <w:r w:rsidRPr="00643282">
        <w:rPr>
          <w:i/>
        </w:rPr>
        <w:t xml:space="preserve"> du module </w:t>
      </w:r>
      <w:proofErr w:type="spellStart"/>
      <w:r w:rsidRPr="00643282">
        <w:rPr>
          <w:i/>
        </w:rPr>
        <w:t>scheduler</w:t>
      </w:r>
      <w:proofErr w:type="spellEnd"/>
      <w:r w:rsidRPr="00643282">
        <w:rPr>
          <w:i/>
        </w:rPr>
        <w:t xml:space="preserve">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Heading4Char"/>
        </w:rPr>
        <w:t>Semaine 26 –</w:t>
      </w:r>
      <w:r w:rsidRPr="00643282">
        <w:rPr>
          <w:i/>
        </w:rPr>
        <w:t xml:space="preserve">SPAD </w:t>
      </w:r>
      <w:proofErr w:type="spellStart"/>
      <w:r w:rsidRPr="00643282">
        <w:rPr>
          <w:i/>
        </w:rPr>
        <w:t>RealTime</w:t>
      </w:r>
      <w:proofErr w:type="spellEnd"/>
    </w:p>
    <w:p w:rsidR="00643282" w:rsidRDefault="00643282" w:rsidP="00643282">
      <w:r>
        <w:t xml:space="preserve">Etudier la première version du serveur de déploiement SPAD </w:t>
      </w:r>
      <w:proofErr w:type="spellStart"/>
      <w:r>
        <w:t>Realtime</w:t>
      </w:r>
      <w:proofErr w:type="spellEnd"/>
      <w:r>
        <w:t xml:space="preserve">. Tester l’api du serveur avec </w:t>
      </w:r>
      <w:r w:rsidRPr="00170025">
        <w:t xml:space="preserve">apache </w:t>
      </w:r>
      <w:proofErr w:type="spellStart"/>
      <w:r w:rsidRPr="00170025">
        <w:t>jmeter</w:t>
      </w:r>
      <w:proofErr w:type="spellEnd"/>
      <w:r>
        <w:t>.</w:t>
      </w:r>
    </w:p>
    <w:p w:rsidR="00643282" w:rsidRDefault="00643282" w:rsidP="00643282">
      <w:r w:rsidRPr="00643282">
        <w:rPr>
          <w:rStyle w:val="Heading4Ch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Heading4"/>
        <w:spacing w:after="240"/>
        <w:ind w:firstLine="708"/>
      </w:pPr>
      <w:r>
        <w:t>Juillet</w:t>
      </w:r>
    </w:p>
    <w:p w:rsidR="00643282" w:rsidRDefault="00643282" w:rsidP="00643282">
      <w:r w:rsidRPr="00643282">
        <w:rPr>
          <w:rStyle w:val="Heading4Char"/>
        </w:rPr>
        <w:t>Semaine 28, 29,30 –</w:t>
      </w:r>
      <w:r>
        <w:t xml:space="preserve"> </w:t>
      </w:r>
      <w:proofErr w:type="spellStart"/>
      <w:r w:rsidRPr="00643282">
        <w:rPr>
          <w:i/>
        </w:rPr>
        <w:t>Backend</w:t>
      </w:r>
      <w:proofErr w:type="spellEnd"/>
      <w:r w:rsidRPr="00643282">
        <w:rPr>
          <w:i/>
        </w:rPr>
        <w:t xml:space="preserve">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w:t>
      </w:r>
      <w:proofErr w:type="spellStart"/>
      <w:r>
        <w:t>RealTime</w:t>
      </w:r>
      <w:proofErr w:type="spellEnd"/>
      <w:r>
        <w:t xml:space="preserv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Heading4Ch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Heading4"/>
        <w:spacing w:before="240" w:after="240"/>
        <w:ind w:firstLine="708"/>
      </w:pPr>
      <w:r>
        <w:t xml:space="preserve">Août </w:t>
      </w:r>
    </w:p>
    <w:p w:rsidR="00643282" w:rsidRPr="00643282" w:rsidRDefault="00643282" w:rsidP="00643282">
      <w:pPr>
        <w:rPr>
          <w:i/>
        </w:rPr>
      </w:pPr>
      <w:r w:rsidRPr="00643282">
        <w:rPr>
          <w:rStyle w:val="Heading4Char"/>
        </w:rPr>
        <w:t>Semaine 32, 33 -</w:t>
      </w:r>
      <w:r>
        <w:t xml:space="preserve"> </w:t>
      </w:r>
      <w:proofErr w:type="spellStart"/>
      <w:r w:rsidRPr="00643282">
        <w:rPr>
          <w:i/>
        </w:rPr>
        <w:t>Frontend</w:t>
      </w:r>
      <w:proofErr w:type="spellEnd"/>
      <w:r w:rsidRPr="00643282">
        <w:rPr>
          <w:i/>
        </w:rPr>
        <w:t xml:space="preserve">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 xml:space="preserve">Ajouter la fonction d’apprentissage </w:t>
      </w:r>
      <w:proofErr w:type="spellStart"/>
      <w:r>
        <w:t>Learn</w:t>
      </w:r>
      <w:proofErr w:type="spellEnd"/>
      <w:r>
        <w:t xml:space="preserve"> dans l’IHM.</w:t>
      </w:r>
    </w:p>
    <w:p w:rsidR="00F23141" w:rsidRPr="00A51EFF" w:rsidRDefault="00643282" w:rsidP="00A51EFF">
      <w:r w:rsidRPr="00643282">
        <w:rPr>
          <w:rStyle w:val="Heading4Char"/>
        </w:rPr>
        <w:t>Semaine 34,35 –</w:t>
      </w:r>
      <w:r>
        <w:t xml:space="preserve"> </w:t>
      </w:r>
      <w:r w:rsidRPr="00643282">
        <w:rPr>
          <w:i/>
        </w:rPr>
        <w:t>Documentation des travaux et transfert de compétence</w:t>
      </w:r>
    </w:p>
    <w:p w:rsidR="00C75DA7" w:rsidRPr="00990B8C" w:rsidRDefault="00A45EB2" w:rsidP="00C75DA7">
      <w:pPr>
        <w:pStyle w:val="Heading2"/>
        <w:numPr>
          <w:ilvl w:val="0"/>
          <w:numId w:val="4"/>
        </w:numPr>
        <w:ind w:left="0" w:firstLine="0"/>
      </w:pPr>
      <w:bookmarkStart w:id="1094" w:name="_Toc429002652"/>
      <w:bookmarkStart w:id="1095" w:name="_Toc429003387"/>
      <w:bookmarkStart w:id="1096" w:name="_Toc429003582"/>
      <w:bookmarkStart w:id="1097" w:name="_Toc428613365"/>
      <w:bookmarkStart w:id="1098" w:name="_Toc428623723"/>
      <w:bookmarkStart w:id="1099" w:name="_Toc428663961"/>
      <w:bookmarkStart w:id="1100" w:name="_Toc428702350"/>
      <w:bookmarkStart w:id="1101" w:name="_Toc428908827"/>
      <w:bookmarkStart w:id="1102" w:name="_Toc428910454"/>
      <w:bookmarkStart w:id="1103" w:name="_Toc428917008"/>
      <w:r>
        <w:t>Architecture d’un mo</w:t>
      </w:r>
      <w:r w:rsidR="00C75DA7">
        <w:t xml:space="preserve">dule avec Domain </w:t>
      </w:r>
      <w:proofErr w:type="spellStart"/>
      <w:r w:rsidR="00C75DA7">
        <w:t>Driven</w:t>
      </w:r>
      <w:proofErr w:type="spellEnd"/>
      <w:r w:rsidR="00C75DA7">
        <w:t xml:space="preserve"> </w:t>
      </w:r>
      <w:proofErr w:type="spellStart"/>
      <w:r w:rsidR="00C75DA7">
        <w:t>Disign</w:t>
      </w:r>
      <w:bookmarkEnd w:id="1094"/>
      <w:bookmarkEnd w:id="1095"/>
      <w:bookmarkEnd w:id="1096"/>
      <w:proofErr w:type="spellEnd"/>
      <w:r w:rsidR="00C75DA7">
        <w:t xml:space="preserve"> </w:t>
      </w:r>
      <w:bookmarkEnd w:id="1097"/>
      <w:bookmarkEnd w:id="1098"/>
      <w:bookmarkEnd w:id="1099"/>
      <w:bookmarkEnd w:id="1100"/>
      <w:bookmarkEnd w:id="1101"/>
      <w:bookmarkEnd w:id="1102"/>
      <w:bookmarkEnd w:id="1103"/>
    </w:p>
    <w:p w:rsidR="00C75DA7" w:rsidRPr="00C75DA7" w:rsidRDefault="00C75DA7" w:rsidP="00C75DA7">
      <w:pPr>
        <w:pStyle w:val="Heading4"/>
      </w:pPr>
      <w:r w:rsidRPr="00C75DA7">
        <w:t>Présentation du DDD</w:t>
      </w:r>
    </w:p>
    <w:p w:rsidR="00C75DA7" w:rsidRPr="00141009" w:rsidRDefault="00C75DA7" w:rsidP="00C75DA7">
      <w:r>
        <w:t xml:space="preserve">      </w:t>
      </w:r>
      <w:r>
        <w:rPr>
          <w:shd w:val="clear" w:color="auto" w:fill="FFFFFF"/>
        </w:rPr>
        <w:t xml:space="preserve">Le Domain </w:t>
      </w:r>
      <w:proofErr w:type="spellStart"/>
      <w:r>
        <w:rPr>
          <w:shd w:val="clear" w:color="auto" w:fill="FFFFFF"/>
        </w:rPr>
        <w:t>Driven</w:t>
      </w:r>
      <w:proofErr w:type="spellEnd"/>
      <w:r>
        <w:rPr>
          <w:shd w:val="clear" w:color="auto" w:fill="FFFFFF"/>
        </w:rPr>
        <w:t xml:space="preserve">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proofErr w:type="spellStart"/>
      <w:r w:rsidRPr="00141009">
        <w:rPr>
          <w:i/>
          <w:iCs/>
        </w:rPr>
        <w:t>Ubiquitous</w:t>
      </w:r>
      <w:proofErr w:type="spellEnd"/>
      <w:r w:rsidRPr="00141009">
        <w:rPr>
          <w:i/>
          <w:iCs/>
        </w:rPr>
        <w:t>.</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ListParagraph"/>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ListParagraph"/>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1104" w:name="_Toc429059366"/>
      <w:r>
        <w:t xml:space="preserve">Figure </w:t>
      </w:r>
      <w:r w:rsidR="00F249A1">
        <w:fldChar w:fldCharType="begin"/>
      </w:r>
      <w:r w:rsidR="005B0F1B">
        <w:instrText xml:space="preserve"> SEQ Figure \* ARABIC </w:instrText>
      </w:r>
      <w:r w:rsidR="00F249A1">
        <w:fldChar w:fldCharType="separate"/>
      </w:r>
      <w:r w:rsidR="00361236">
        <w:rPr>
          <w:noProof/>
        </w:rPr>
        <w:t>21</w:t>
      </w:r>
      <w:r w:rsidR="00F249A1">
        <w:rPr>
          <w:noProof/>
        </w:rPr>
        <w:fldChar w:fldCharType="end"/>
      </w:r>
      <w:r>
        <w:t>: Les couches DDD</w:t>
      </w:r>
      <w:bookmarkEnd w:id="1104"/>
    </w:p>
    <w:p w:rsidR="00C75DA7" w:rsidRPr="00C75DA7" w:rsidRDefault="00C75DA7" w:rsidP="00C75DA7">
      <w:pPr>
        <w:pStyle w:val="Heading4"/>
        <w:rPr>
          <w:u w:val="single"/>
        </w:rPr>
      </w:pPr>
      <w:bookmarkStart w:id="1105" w:name="OLE_LINK3"/>
      <w:bookmarkStart w:id="1106"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w:t>
      </w:r>
      <w:proofErr w:type="spellStart"/>
      <w:r w:rsidRPr="00AD42AC">
        <w:rPr>
          <w:lang w:eastAsia="fr-FR"/>
        </w:rPr>
        <w:t>IoC</w:t>
      </w:r>
      <w:proofErr w:type="spellEnd"/>
      <w:r w:rsidRPr="00AD42AC">
        <w:rPr>
          <w:lang w:eastAsia="fr-FR"/>
        </w:rPr>
        <w:t xml:space="preserve">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1105"/>
    <w:bookmarkEnd w:id="1106"/>
    <w:p w:rsidR="00C75DA7" w:rsidRPr="00810AE8" w:rsidRDefault="00C75DA7" w:rsidP="00810AE8">
      <w:pPr>
        <w:pStyle w:val="Heading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 xml:space="preserve">eut contenir des </w:t>
      </w:r>
      <w:proofErr w:type="spellStart"/>
      <w:r w:rsidRPr="00141009">
        <w:rPr>
          <w:lang w:eastAsia="fr-FR"/>
        </w:rPr>
        <w:t>EventListeners</w:t>
      </w:r>
      <w:proofErr w:type="spellEnd"/>
      <w:r w:rsidRPr="00141009">
        <w:rPr>
          <w:lang w:eastAsia="fr-FR"/>
        </w:rPr>
        <w:t xml:space="preserve">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Heading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 les librairies externes, le « </w:t>
      </w:r>
      <w:proofErr w:type="spellStart"/>
      <w:r>
        <w:rPr>
          <w:lang w:eastAsia="fr-FR"/>
        </w:rPr>
        <w:t>Database</w:t>
      </w:r>
      <w:proofErr w:type="spellEnd"/>
      <w:r>
        <w:rPr>
          <w:lang w:eastAsia="fr-FR"/>
        </w:rPr>
        <w:t xml:space="preserve"> </w:t>
      </w:r>
      <w:proofErr w:type="spellStart"/>
      <w:r>
        <w:rPr>
          <w:lang w:eastAsia="fr-FR"/>
        </w:rPr>
        <w:t>Engine</w:t>
      </w:r>
      <w:proofErr w:type="spellEnd"/>
      <w:r>
        <w:rPr>
          <w:lang w:eastAsia="fr-FR"/>
        </w:rPr>
        <w:t xml:space="preserve"> » ou l’entité manager pour l’ORM attaché. Et le plus important, </w:t>
      </w:r>
      <w:r w:rsidR="00DF79F3">
        <w:rPr>
          <w:lang w:eastAsia="fr-FR"/>
        </w:rPr>
        <w:t xml:space="preserve">l’implémenter </w:t>
      </w:r>
      <w:r w:rsidRPr="007B73DB">
        <w:rPr>
          <w:lang w:eastAsia="fr-FR"/>
        </w:rPr>
        <w:t xml:space="preserve">des </w:t>
      </w:r>
      <w:proofErr w:type="spellStart"/>
      <w:r w:rsidRPr="007B73DB">
        <w:rPr>
          <w:lang w:eastAsia="fr-FR"/>
        </w:rPr>
        <w:t>Repository</w:t>
      </w:r>
      <w:proofErr w:type="spellEnd"/>
      <w:r w:rsidRPr="007B73DB">
        <w:rPr>
          <w:lang w:eastAsia="fr-FR"/>
        </w:rPr>
        <w:t xml:space="preserve"> définies dans la couche Domain.</w:t>
      </w:r>
      <w:r>
        <w:rPr>
          <w:lang w:eastAsia="fr-FR"/>
        </w:rPr>
        <w:t xml:space="preserve">  </w:t>
      </w:r>
    </w:p>
    <w:p w:rsidR="00C75DA7" w:rsidRPr="00810AE8" w:rsidRDefault="00C75DA7" w:rsidP="00810AE8">
      <w:pPr>
        <w:pStyle w:val="Heading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 xml:space="preserve">ussi de la </w:t>
      </w:r>
      <w:proofErr w:type="spellStart"/>
      <w:r w:rsidRPr="00141009">
        <w:rPr>
          <w:lang w:eastAsia="fr-FR"/>
        </w:rPr>
        <w:t>serialization</w:t>
      </w:r>
      <w:proofErr w:type="spellEnd"/>
      <w:r w:rsidRPr="00141009">
        <w:rPr>
          <w:lang w:eastAsia="fr-FR"/>
        </w:rPr>
        <w:t xml:space="preserve"> des données sortant</w:t>
      </w:r>
      <w:r>
        <w:rPr>
          <w:lang w:eastAsia="fr-FR"/>
        </w:rPr>
        <w:t xml:space="preserve">es : </w:t>
      </w:r>
      <w:proofErr w:type="spellStart"/>
      <w:r>
        <w:rPr>
          <w:lang w:eastAsia="fr-FR"/>
        </w:rPr>
        <w:t>xml</w:t>
      </w:r>
      <w:proofErr w:type="spellEnd"/>
      <w:r>
        <w:rPr>
          <w:lang w:eastAsia="fr-FR"/>
        </w:rPr>
        <w:t xml:space="preserve">, html, </w:t>
      </w:r>
      <w:proofErr w:type="spellStart"/>
      <w:r>
        <w:rPr>
          <w:lang w:eastAsia="fr-FR"/>
        </w:rPr>
        <w:t>json</w:t>
      </w:r>
      <w:proofErr w:type="spellEnd"/>
      <w:r>
        <w:rPr>
          <w:lang w:eastAsia="fr-FR"/>
        </w:rPr>
        <w:t>, etc.</w:t>
      </w:r>
    </w:p>
    <w:p w:rsidR="00C75DA7" w:rsidRPr="00810AE8" w:rsidRDefault="00C75DA7" w:rsidP="00810AE8">
      <w:pPr>
        <w:pStyle w:val="Heading4"/>
        <w:rPr>
          <w:u w:val="single"/>
        </w:rPr>
      </w:pPr>
      <w:r w:rsidRPr="00810AE8">
        <w:rPr>
          <w:u w:val="single"/>
        </w:rPr>
        <w:t xml:space="preserve">Concepts dans DDD : </w:t>
      </w:r>
    </w:p>
    <w:p w:rsidR="00C75DA7" w:rsidRDefault="00810AE8" w:rsidP="00810AE8">
      <w:proofErr w:type="spellStart"/>
      <w:r>
        <w:t>Bounded</w:t>
      </w:r>
      <w:proofErr w:type="spellEnd"/>
      <w:r>
        <w:t xml:space="preserve"> </w:t>
      </w:r>
      <w:proofErr w:type="spellStart"/>
      <w:r>
        <w:t>context</w:t>
      </w:r>
      <w:proofErr w:type="spellEnd"/>
      <w:r>
        <w:t xml:space="preserve"> : </w:t>
      </w:r>
      <w:proofErr w:type="spellStart"/>
      <w:r w:rsidR="00C75DA7" w:rsidRPr="00295060">
        <w:t>Context</w:t>
      </w:r>
      <w:proofErr w:type="spellEnd"/>
      <w:r w:rsidR="00C75DA7" w:rsidRPr="00295060">
        <w:t xml:space="preserve"> Borné défini par son langage (</w:t>
      </w:r>
      <w:proofErr w:type="spellStart"/>
      <w:r w:rsidR="00C75DA7" w:rsidRPr="00295060">
        <w:t>Ubiquitous</w:t>
      </w:r>
      <w:proofErr w:type="spellEnd"/>
      <w:r w:rsidR="00C75DA7" w:rsidRPr="00295060">
        <w:t xml:space="preserve"> </w:t>
      </w:r>
      <w:proofErr w:type="spellStart"/>
      <w:r w:rsidR="00C75DA7" w:rsidRPr="00295060">
        <w:t>language</w:t>
      </w:r>
      <w:proofErr w:type="spellEnd"/>
      <w:r w:rsidR="00C75DA7" w:rsidRPr="00295060">
        <w:t xml:space="preserve">) : </w:t>
      </w:r>
      <w:proofErr w:type="spellStart"/>
      <w:r w:rsidR="00C75DA7" w:rsidRPr="00295060">
        <w:t>noms+verbes</w:t>
      </w:r>
      <w:proofErr w:type="spellEnd"/>
      <w:r w:rsidR="00C75DA7" w:rsidRPr="00295060">
        <w:t xml:space="preserve"> présents dans le code aussi</w:t>
      </w:r>
    </w:p>
    <w:p w:rsidR="00C75DA7" w:rsidRPr="00295060" w:rsidRDefault="00C75DA7" w:rsidP="00810AE8">
      <w:proofErr w:type="spellStart"/>
      <w:r w:rsidRPr="00295060">
        <w:t>ValueObject</w:t>
      </w:r>
      <w:proofErr w:type="spellEnd"/>
      <w:r w:rsidRPr="00295060">
        <w:t> : Objet dont l’état ne change pas (immutable), en général c’est une classe (pas une entité) réutilisable dans différentes Entités.</w:t>
      </w:r>
    </w:p>
    <w:p w:rsidR="00C75DA7" w:rsidRPr="00295060" w:rsidRDefault="00C75DA7" w:rsidP="00810AE8">
      <w:proofErr w:type="spellStart"/>
      <w:r w:rsidRPr="00295060">
        <w:t>Entity</w:t>
      </w:r>
      <w:proofErr w:type="spellEnd"/>
      <w:r w:rsidRPr="00295060">
        <w:t xml:space="preserve"> : Objet dont l’état peut changer mais pas son identité (mutable), il est constitué d’attributs et de </w:t>
      </w:r>
      <w:proofErr w:type="spellStart"/>
      <w:r w:rsidRPr="00295060">
        <w:t>valueObjects</w:t>
      </w:r>
      <w:proofErr w:type="spellEnd"/>
      <w:r w:rsidRPr="00295060">
        <w:t xml:space="preserve"> (en JPA @Embedded). Dans DDD, une entité  contient du code métier.</w:t>
      </w:r>
    </w:p>
    <w:p w:rsidR="00C75DA7" w:rsidRDefault="00C75DA7" w:rsidP="00810AE8">
      <w:proofErr w:type="spellStart"/>
      <w:r w:rsidRPr="00295060">
        <w:t>Aggregate</w:t>
      </w:r>
      <w:proofErr w:type="spellEnd"/>
      <w:r w:rsidRPr="00295060">
        <w:t xml:space="preserve"> : Objet (Entité) du domaine constitué d’entités, d’attributs et de </w:t>
      </w:r>
      <w:proofErr w:type="spellStart"/>
      <w:r w:rsidRPr="00295060">
        <w:t>valueObjects</w:t>
      </w:r>
      <w:proofErr w:type="spellEnd"/>
      <w:r w:rsidRPr="00295060">
        <w:t>, il correspond à l’atomicité d’une transaction : intégrité de l’ensemble</w:t>
      </w:r>
    </w:p>
    <w:p w:rsidR="00C75DA7" w:rsidRDefault="00C75DA7" w:rsidP="00810AE8">
      <w:proofErr w:type="spellStart"/>
      <w:r w:rsidRPr="00295060">
        <w:t>Repository</w:t>
      </w:r>
      <w:proofErr w:type="spellEnd"/>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w:t>
      </w:r>
      <w:proofErr w:type="spellStart"/>
      <w:r w:rsidRPr="00295060">
        <w:t>subset</w:t>
      </w:r>
      <w:proofErr w:type="spellEnd"/>
      <w:r w:rsidRPr="00295060">
        <w:t> » d’une entité métier</w:t>
      </w:r>
      <w:r>
        <w:t>. Il est p</w:t>
      </w:r>
      <w:r w:rsidRPr="00295060">
        <w:t xml:space="preserve">lus léger que de transférer l’entité entière (un peu comme un </w:t>
      </w:r>
      <w:proofErr w:type="spellStart"/>
      <w:r w:rsidRPr="00295060">
        <w:t>InfoItem</w:t>
      </w:r>
      <w:proofErr w:type="spellEnd"/>
      <w:r w:rsidRPr="00295060">
        <w:t xml:space="preserve"> configuré pour une vue)</w:t>
      </w:r>
      <w:r>
        <w:t>.</w:t>
      </w:r>
    </w:p>
    <w:p w:rsidR="00C75DA7" w:rsidRDefault="00C75DA7" w:rsidP="00810AE8">
      <w:proofErr w:type="spellStart"/>
      <w:r w:rsidRPr="00295060">
        <w:t>Shared</w:t>
      </w:r>
      <w:proofErr w:type="spellEnd"/>
      <w:r w:rsidRPr="00295060">
        <w:t xml:space="preserve"> </w:t>
      </w:r>
      <w:proofErr w:type="spellStart"/>
      <w:r w:rsidRPr="00295060">
        <w:t>Kernel</w:t>
      </w:r>
      <w:proofErr w:type="spellEnd"/>
      <w:r w:rsidRPr="00295060">
        <w:t xml:space="preserve"> (Noyau partagé)</w:t>
      </w:r>
      <w:r>
        <w:t> : il p</w:t>
      </w:r>
      <w:r w:rsidRPr="00295060">
        <w:t xml:space="preserve">ermet de partager des </w:t>
      </w:r>
      <w:proofErr w:type="spellStart"/>
      <w:r w:rsidRPr="00295060">
        <w:t>subsets</w:t>
      </w:r>
      <w:proofErr w:type="spellEnd"/>
      <w:r w:rsidRPr="00295060">
        <w:t xml:space="preserve"> communs aux domaines (référentiel commun)</w:t>
      </w:r>
    </w:p>
    <w:p w:rsidR="00C75DA7" w:rsidRPr="00295060" w:rsidRDefault="00C75DA7" w:rsidP="00810AE8">
      <w:r w:rsidRPr="00295060">
        <w:t>SAGA</w:t>
      </w:r>
      <w:r>
        <w:t xml:space="preserve"> : c’est le </w:t>
      </w:r>
      <w:proofErr w:type="spellStart"/>
      <w:r w:rsidRPr="00295060">
        <w:t>process</w:t>
      </w:r>
      <w:proofErr w:type="spellEnd"/>
      <w:r w:rsidRPr="00295060">
        <w:t xml:space="preserve"> (</w:t>
      </w:r>
      <w:proofErr w:type="spellStart"/>
      <w:r w:rsidRPr="00295060">
        <w:t>events</w:t>
      </w:r>
      <w:proofErr w:type="spellEnd"/>
      <w:r w:rsidRPr="00295060">
        <w:t xml:space="preserve">) manager entre </w:t>
      </w:r>
      <w:proofErr w:type="spellStart"/>
      <w:r w:rsidRPr="00295060">
        <w:t>bounded</w:t>
      </w:r>
      <w:proofErr w:type="spellEnd"/>
      <w:r w:rsidRPr="00295060">
        <w:t xml:space="preserve"> contexts.il permet par exemple de corréler différents </w:t>
      </w:r>
      <w:proofErr w:type="spellStart"/>
      <w:r w:rsidRPr="00295060">
        <w:t>even</w:t>
      </w:r>
      <w:r>
        <w:t>ts</w:t>
      </w:r>
      <w:proofErr w:type="spellEnd"/>
      <w:r>
        <w:t xml:space="preserve"> pour une prise de décision comme </w:t>
      </w:r>
      <w:r w:rsidRPr="00295060">
        <w:t xml:space="preserve"> gestion du </w:t>
      </w:r>
      <w:proofErr w:type="spellStart"/>
      <w:r w:rsidRPr="00295060">
        <w:t>workflow</w:t>
      </w:r>
      <w:proofErr w:type="spellEnd"/>
      <w:r w:rsidRPr="00295060">
        <w:t xml:space="preserve"> d’</w:t>
      </w:r>
      <w:proofErr w:type="spellStart"/>
      <w:r w:rsidRPr="00295060">
        <w:t>events</w:t>
      </w:r>
      <w:proofErr w:type="spellEnd"/>
      <w:r w:rsidRPr="00295060">
        <w:t>.</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 xml:space="preserve">Command </w:t>
      </w:r>
      <w:proofErr w:type="spellStart"/>
      <w:r w:rsidR="00C75DA7" w:rsidRPr="00990B8C">
        <w:rPr>
          <w:i/>
          <w:iCs/>
          <w:lang w:eastAsia="fr-FR"/>
        </w:rPr>
        <w:t>Query</w:t>
      </w:r>
      <w:proofErr w:type="spellEnd"/>
      <w:r w:rsidR="00C75DA7" w:rsidRPr="00990B8C">
        <w:rPr>
          <w:i/>
          <w:iCs/>
          <w:lang w:eastAsia="fr-FR"/>
        </w:rPr>
        <w:t xml:space="preserve"> </w:t>
      </w:r>
      <w:proofErr w:type="spellStart"/>
      <w:r w:rsidR="00C75DA7" w:rsidRPr="00990B8C">
        <w:rPr>
          <w:i/>
          <w:iCs/>
          <w:lang w:eastAsia="fr-FR"/>
        </w:rPr>
        <w:t>Responsibility</w:t>
      </w:r>
      <w:proofErr w:type="spellEnd"/>
      <w:r w:rsidR="00C75DA7" w:rsidRPr="00990B8C">
        <w:rPr>
          <w:i/>
          <w:iCs/>
          <w:lang w:eastAsia="fr-FR"/>
        </w:rPr>
        <w:t xml:space="preserve"> </w:t>
      </w:r>
      <w:proofErr w:type="spellStart"/>
      <w:r w:rsidR="00C75DA7" w:rsidRPr="00990B8C">
        <w:rPr>
          <w:i/>
          <w:iCs/>
          <w:lang w:eastAsia="fr-FR"/>
        </w:rPr>
        <w:t>Seggregation</w:t>
      </w:r>
      <w:proofErr w:type="spellEnd"/>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w:t>
      </w:r>
      <w:proofErr w:type="spellStart"/>
      <w:r>
        <w:rPr>
          <w:bCs/>
          <w:lang w:eastAsia="fr-FR"/>
        </w:rPr>
        <w:t>query</w:t>
      </w:r>
      <w:proofErr w:type="spellEnd"/>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9018E9" w:rsidRDefault="00C75DA7" w:rsidP="009018E9">
      <w:pPr>
        <w:pStyle w:val="Heading4"/>
      </w:pPr>
      <w:r w:rsidRPr="009018E9">
        <w:t>Architecture DDD avec CQRS</w:t>
      </w:r>
    </w:p>
    <w:p w:rsidR="00810AE8" w:rsidRDefault="00C75DA7" w:rsidP="00810AE8">
      <w:pPr>
        <w:jc w:val="center"/>
      </w:pPr>
      <w:r>
        <w:rPr>
          <w:noProof/>
          <w:lang w:eastAsia="fr-FR"/>
        </w:rPr>
        <w:drawing>
          <wp:inline distT="0" distB="0" distL="0" distR="0">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1107" w:name="_Toc429059367"/>
      <w:r>
        <w:t xml:space="preserve">Figure </w:t>
      </w:r>
      <w:r w:rsidR="00F249A1">
        <w:fldChar w:fldCharType="begin"/>
      </w:r>
      <w:r w:rsidR="005B0F1B">
        <w:instrText xml:space="preserve"> SEQ Figure \* ARABIC </w:instrText>
      </w:r>
      <w:r w:rsidR="00F249A1">
        <w:fldChar w:fldCharType="separate"/>
      </w:r>
      <w:r w:rsidR="00361236">
        <w:rPr>
          <w:noProof/>
        </w:rPr>
        <w:t>22</w:t>
      </w:r>
      <w:r w:rsidR="00F249A1">
        <w:rPr>
          <w:noProof/>
        </w:rPr>
        <w:fldChar w:fldCharType="end"/>
      </w:r>
      <w:r>
        <w:t>:Architecture DDD avec CQRS</w:t>
      </w:r>
      <w:bookmarkEnd w:id="1107"/>
    </w:p>
    <w:p w:rsidR="00810AE8" w:rsidRPr="009018E9" w:rsidRDefault="00810AE8" w:rsidP="0055774E">
      <w:pPr>
        <w:pStyle w:val="Heading4"/>
      </w:pPr>
      <w:r w:rsidRPr="009018E9">
        <w:lastRenderedPageBreak/>
        <w:t>V</w:t>
      </w:r>
      <w:r w:rsidR="00C75DA7" w:rsidRPr="009018E9">
        <w:t xml:space="preserve">ues détaillées de l’architecture DDD en différents modes de déploiements: Exemple module </w:t>
      </w:r>
      <w:proofErr w:type="spellStart"/>
      <w:r w:rsidR="00C75DA7" w:rsidRPr="009018E9">
        <w:t>scheduler</w:t>
      </w:r>
      <w:proofErr w:type="spellEnd"/>
      <w:r w:rsidR="00C75DA7" w:rsidRPr="009018E9">
        <w:t xml:space="preserve"> NO</w:t>
      </w:r>
    </w:p>
    <w:p w:rsidR="00C75DA7" w:rsidRPr="009018E9" w:rsidRDefault="00C75DA7" w:rsidP="0055774E">
      <w:pPr>
        <w:pStyle w:val="ListParagraph"/>
        <w:numPr>
          <w:ilvl w:val="0"/>
          <w:numId w:val="36"/>
        </w:numPr>
        <w:rPr>
          <w:szCs w:val="30"/>
        </w:rPr>
      </w:pPr>
      <w:r w:rsidRPr="009018E9">
        <w:t xml:space="preserve">Mode 1 : </w:t>
      </w:r>
      <w:proofErr w:type="spellStart"/>
      <w:r w:rsidRPr="009018E9">
        <w:t>Backend</w:t>
      </w:r>
      <w:proofErr w:type="spellEnd"/>
      <w:r w:rsidRPr="009018E9">
        <w:t xml:space="preserve"> et </w:t>
      </w:r>
      <w:proofErr w:type="spellStart"/>
      <w:r w:rsidRPr="009018E9">
        <w:t>frontEnd</w:t>
      </w:r>
      <w:proofErr w:type="spellEnd"/>
      <w:r w:rsidRPr="009018E9">
        <w:t xml:space="preserve"> dans le </w:t>
      </w:r>
      <w:proofErr w:type="spellStart"/>
      <w:r w:rsidRPr="009018E9">
        <w:t>meme</w:t>
      </w:r>
      <w:proofErr w:type="spellEnd"/>
      <w:r w:rsidRPr="009018E9">
        <w:t xml:space="preserve"> serveur</w:t>
      </w:r>
    </w:p>
    <w:p w:rsidR="00C75DA7" w:rsidRPr="00E44147" w:rsidRDefault="00C75DA7" w:rsidP="00DF79F3">
      <w:pPr>
        <w:ind w:left="-1276"/>
        <w:rPr>
          <w:szCs w:val="30"/>
        </w:rPr>
      </w:pPr>
      <w:r>
        <w:rPr>
          <w:noProof/>
          <w:szCs w:val="30"/>
          <w:lang w:eastAsia="fr-FR"/>
        </w:rPr>
        <w:drawing>
          <wp:inline distT="0" distB="0" distL="0" distR="0">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Pr="009018E9" w:rsidRDefault="00810AE8" w:rsidP="0055774E">
      <w:pPr>
        <w:pStyle w:val="Heading4"/>
        <w:numPr>
          <w:ilvl w:val="0"/>
          <w:numId w:val="36"/>
        </w:numPr>
        <w:rPr>
          <w:b w:val="0"/>
        </w:rPr>
      </w:pPr>
      <w:r w:rsidRPr="009018E9">
        <w:rPr>
          <w:b w:val="0"/>
          <w:noProof/>
          <w:szCs w:val="30"/>
          <w:lang w:eastAsia="fr-FR"/>
        </w:rPr>
        <w:lastRenderedPageBreak/>
        <w:drawing>
          <wp:anchor distT="0" distB="0" distL="114300" distR="114300" simplePos="0" relativeHeight="251656192" behindDoc="0" locked="0" layoutInCell="1" allowOverlap="1">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anchor>
        </w:drawing>
      </w:r>
      <w:r w:rsidR="00C75DA7" w:rsidRPr="009018E9">
        <w:rPr>
          <w:b w:val="0"/>
        </w:rPr>
        <w:t xml:space="preserve">Mode 2 : </w:t>
      </w:r>
      <w:proofErr w:type="spellStart"/>
      <w:r w:rsidR="00C75DA7" w:rsidRPr="009018E9">
        <w:rPr>
          <w:b w:val="0"/>
        </w:rPr>
        <w:t>backend</w:t>
      </w:r>
      <w:proofErr w:type="spellEnd"/>
      <w:r w:rsidR="00C75DA7" w:rsidRPr="009018E9">
        <w:rPr>
          <w:b w:val="0"/>
        </w:rPr>
        <w:t xml:space="preserve"> et front end sur 2 serveur différents</w:t>
      </w:r>
    </w:p>
    <w:p w:rsidR="00C75DA7" w:rsidRPr="009018E9" w:rsidRDefault="00C75DA7" w:rsidP="0055774E">
      <w:pPr>
        <w:pStyle w:val="Heading4"/>
        <w:numPr>
          <w:ilvl w:val="0"/>
          <w:numId w:val="36"/>
        </w:numPr>
        <w:rPr>
          <w:b w:val="0"/>
        </w:rPr>
      </w:pPr>
      <w:r w:rsidRPr="009018E9">
        <w:rPr>
          <w:b w:val="0"/>
        </w:rPr>
        <w:lastRenderedPageBreak/>
        <w:t xml:space="preserve">Mode 3 : </w:t>
      </w:r>
      <w:proofErr w:type="spellStart"/>
      <w:r w:rsidRPr="009018E9">
        <w:rPr>
          <w:b w:val="0"/>
        </w:rPr>
        <w:t>Backend</w:t>
      </w:r>
      <w:proofErr w:type="spellEnd"/>
      <w:r w:rsidRPr="009018E9">
        <w:rPr>
          <w:b w:val="0"/>
        </w:rPr>
        <w:t xml:space="preserve">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70"/>
      <w:headerReference w:type="first" r:id="rId71"/>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7B5D" w:rsidRDefault="007C7B5D" w:rsidP="001151FF">
      <w:pPr>
        <w:spacing w:after="0" w:line="240" w:lineRule="auto"/>
      </w:pPr>
      <w:r>
        <w:separator/>
      </w:r>
    </w:p>
  </w:endnote>
  <w:endnote w:type="continuationSeparator" w:id="0">
    <w:p w:rsidR="007C7B5D" w:rsidRDefault="007C7B5D"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706146"/>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FC112C">
          <w:rPr>
            <w:noProof/>
          </w:rPr>
          <w:t>iii</w:t>
        </w:r>
        <w:r>
          <w:rPr>
            <w:noProof/>
          </w:rPr>
          <w:fldChar w:fldCharType="end"/>
        </w:r>
      </w:p>
    </w:sdtContent>
  </w:sdt>
  <w:p w:rsidR="00A4638E" w:rsidRDefault="00A4638E" w:rsidP="00567CA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pPr>
      <w:pStyle w:val="Footer"/>
      <w:jc w:val="center"/>
    </w:pPr>
  </w:p>
  <w:p w:rsidR="00A4638E" w:rsidRDefault="00A463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649982"/>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190DF2">
          <w:rPr>
            <w:noProof/>
          </w:rPr>
          <w:t>52</w:t>
        </w:r>
        <w:r>
          <w:rPr>
            <w:noProof/>
          </w:rPr>
          <w:fldChar w:fldCharType="end"/>
        </w:r>
      </w:p>
    </w:sdtContent>
  </w:sdt>
  <w:p w:rsidR="00A4638E" w:rsidRPr="005B78D5" w:rsidRDefault="00A4638E" w:rsidP="005B78D5">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802146"/>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FC112C">
          <w:rPr>
            <w:noProof/>
          </w:rPr>
          <w:t>vi</w:t>
        </w:r>
        <w:r>
          <w:rPr>
            <w:noProof/>
          </w:rPr>
          <w:fldChar w:fldCharType="end"/>
        </w:r>
      </w:p>
    </w:sdtContent>
  </w:sdt>
  <w:p w:rsidR="00A4638E" w:rsidRDefault="00A4638E" w:rsidP="00567CA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6532970"/>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FC112C">
          <w:rPr>
            <w:noProof/>
          </w:rPr>
          <w:t>vii</w:t>
        </w:r>
        <w:r>
          <w:rPr>
            <w:noProof/>
          </w:rPr>
          <w:fldChar w:fldCharType="end"/>
        </w:r>
      </w:p>
    </w:sdtContent>
  </w:sdt>
  <w:p w:rsidR="00A4638E" w:rsidRDefault="00A4638E" w:rsidP="00567CA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73422"/>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FC112C">
          <w:rPr>
            <w:noProof/>
          </w:rPr>
          <w:t>ix</w:t>
        </w:r>
        <w:r>
          <w:rPr>
            <w:noProof/>
          </w:rPr>
          <w:fldChar w:fldCharType="end"/>
        </w:r>
      </w:p>
    </w:sdtContent>
  </w:sdt>
  <w:p w:rsidR="00A4638E" w:rsidRDefault="00A4638E" w:rsidP="00567CA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777803"/>
      <w:docPartObj>
        <w:docPartGallery w:val="Page Numbers (Bottom of Page)"/>
        <w:docPartUnique/>
      </w:docPartObj>
    </w:sdtPr>
    <w:sdtContent>
      <w:p w:rsidR="00A4638E" w:rsidRDefault="00A4638E">
        <w:pPr>
          <w:pStyle w:val="Footer"/>
          <w:jc w:val="center"/>
        </w:pPr>
        <w:r>
          <w:fldChar w:fldCharType="begin"/>
        </w:r>
        <w:r>
          <w:instrText>PAGE   \* MERGEFORMAT</w:instrText>
        </w:r>
        <w:r>
          <w:fldChar w:fldCharType="separate"/>
        </w:r>
        <w:r w:rsidR="00190DF2">
          <w:rPr>
            <w:noProof/>
          </w:rPr>
          <w:t>53</w:t>
        </w:r>
        <w:r>
          <w:rPr>
            <w:noProof/>
          </w:rPr>
          <w:fldChar w:fldCharType="end"/>
        </w:r>
      </w:p>
    </w:sdtContent>
  </w:sdt>
  <w:p w:rsidR="00A4638E" w:rsidRDefault="00A4638E" w:rsidP="00567CA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7B5D" w:rsidRDefault="007C7B5D" w:rsidP="001151FF">
      <w:pPr>
        <w:spacing w:after="0" w:line="240" w:lineRule="auto"/>
      </w:pPr>
      <w:r>
        <w:separator/>
      </w:r>
    </w:p>
  </w:footnote>
  <w:footnote w:type="continuationSeparator" w:id="0">
    <w:p w:rsidR="007C7B5D" w:rsidRDefault="007C7B5D" w:rsidP="001151FF">
      <w:pPr>
        <w:spacing w:after="0" w:line="240" w:lineRule="auto"/>
      </w:pPr>
      <w:r>
        <w:continuationSeparator/>
      </w:r>
    </w:p>
  </w:footnote>
  <w:footnote w:id="1">
    <w:p w:rsidR="00A4638E" w:rsidRDefault="00A4638E">
      <w:pPr>
        <w:pStyle w:val="FootnoteText"/>
      </w:pPr>
      <w:r>
        <w:rPr>
          <w:rStyle w:val="FootnoteReference"/>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605126">
    <w:pPr>
      <w:pStyle w:val="Header"/>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4D48C0">
    <w:pPr>
      <w:pStyle w:val="Header"/>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DF79F3">
    <w:pPr>
      <w:pStyle w:val="Header"/>
      <w:tabs>
        <w:tab w:val="clear" w:pos="9072"/>
        <w:tab w:val="right" w:pos="7938"/>
      </w:tabs>
      <w:jc w:val="right"/>
    </w:pPr>
    <w:r>
      <w:t>PARTIE 3. BILAN</w:t>
    </w:r>
  </w:p>
  <w:p w:rsidR="00A4638E" w:rsidRPr="00DF79F3" w:rsidRDefault="00A4638E" w:rsidP="00DF79F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F521DC">
    <w:pPr>
      <w:pStyle w:val="Header"/>
      <w:tabs>
        <w:tab w:val="clear" w:pos="9072"/>
        <w:tab w:val="right" w:pos="7938"/>
      </w:tabs>
      <w:jc w:val="right"/>
    </w:pPr>
    <w:r>
      <w:t>PARTIE 3. BILAN</w:t>
    </w:r>
  </w:p>
  <w:p w:rsidR="00A4638E" w:rsidRDefault="00A463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DF79F3">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DF79F3">
    <w:pPr>
      <w:pStyle w:val="Header"/>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DF79F3">
    <w:pPr>
      <w:pStyle w:val="Header"/>
      <w:jc w:val="right"/>
    </w:pPr>
    <w:r>
      <w:t>Annexes</w:t>
    </w:r>
  </w:p>
  <w:p w:rsidR="00A4638E" w:rsidRPr="00DF79F3" w:rsidRDefault="00A4638E" w:rsidP="00DF79F3">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DF79F3">
    <w:pPr>
      <w:pStyle w:val="Header"/>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882A56">
    <w:pPr>
      <w:pStyle w:val="Header"/>
      <w:ind w:right="-1276"/>
      <w:jc w:val="right"/>
    </w:pPr>
    <w:r>
      <w:rPr>
        <w:noProof/>
        <w:lang w:eastAsia="fr-FR"/>
      </w:rPr>
      <w:drawing>
        <wp:inline distT="0" distB="0" distL="0" distR="0">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882A5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pPr>
      <w:pStyle w:val="Header"/>
      <w:jc w:val="center"/>
    </w:pPr>
  </w:p>
  <w:p w:rsidR="00A4638E" w:rsidRDefault="00A4638E" w:rsidP="008B0B72">
    <w:pPr>
      <w:pStyle w:val="Header"/>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605126">
    <w:pPr>
      <w:pStyle w:val="Header"/>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605126">
    <w:pPr>
      <w:pStyle w:val="Header"/>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F521DC">
    <w:pPr>
      <w:pStyle w:val="Header"/>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605126">
    <w:pPr>
      <w:pStyle w:val="Header"/>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8E" w:rsidRDefault="00A4638E" w:rsidP="004D48C0">
    <w:pPr>
      <w:pStyle w:val="Header"/>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64BF"/>
    <w:rsid w:val="00002163"/>
    <w:rsid w:val="000048C8"/>
    <w:rsid w:val="000105A7"/>
    <w:rsid w:val="0001759A"/>
    <w:rsid w:val="00031562"/>
    <w:rsid w:val="00034E52"/>
    <w:rsid w:val="000373BB"/>
    <w:rsid w:val="000425F9"/>
    <w:rsid w:val="00042C0D"/>
    <w:rsid w:val="00042D5B"/>
    <w:rsid w:val="0004490E"/>
    <w:rsid w:val="00047BD2"/>
    <w:rsid w:val="000520E5"/>
    <w:rsid w:val="00074646"/>
    <w:rsid w:val="0007678E"/>
    <w:rsid w:val="00083569"/>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90DF2"/>
    <w:rsid w:val="001B28C5"/>
    <w:rsid w:val="001C3552"/>
    <w:rsid w:val="001C434C"/>
    <w:rsid w:val="001C6C9B"/>
    <w:rsid w:val="001D271A"/>
    <w:rsid w:val="001E5F87"/>
    <w:rsid w:val="001F1355"/>
    <w:rsid w:val="002040B8"/>
    <w:rsid w:val="00214D3B"/>
    <w:rsid w:val="0022327B"/>
    <w:rsid w:val="00251986"/>
    <w:rsid w:val="0026393B"/>
    <w:rsid w:val="002708A2"/>
    <w:rsid w:val="00280C0A"/>
    <w:rsid w:val="0028130D"/>
    <w:rsid w:val="00284631"/>
    <w:rsid w:val="00296983"/>
    <w:rsid w:val="002A3CB4"/>
    <w:rsid w:val="002A3DEB"/>
    <w:rsid w:val="002C427A"/>
    <w:rsid w:val="002C523C"/>
    <w:rsid w:val="002C6618"/>
    <w:rsid w:val="002D0934"/>
    <w:rsid w:val="002D1328"/>
    <w:rsid w:val="002D568F"/>
    <w:rsid w:val="003064F3"/>
    <w:rsid w:val="00307211"/>
    <w:rsid w:val="00311373"/>
    <w:rsid w:val="00326C28"/>
    <w:rsid w:val="003326D2"/>
    <w:rsid w:val="003356BA"/>
    <w:rsid w:val="00361236"/>
    <w:rsid w:val="00363C8D"/>
    <w:rsid w:val="003641EC"/>
    <w:rsid w:val="00364590"/>
    <w:rsid w:val="00366799"/>
    <w:rsid w:val="0038004D"/>
    <w:rsid w:val="003860E6"/>
    <w:rsid w:val="003B7628"/>
    <w:rsid w:val="003B78CE"/>
    <w:rsid w:val="003E3E5D"/>
    <w:rsid w:val="003E4A9A"/>
    <w:rsid w:val="003F0B9A"/>
    <w:rsid w:val="00404111"/>
    <w:rsid w:val="004119C2"/>
    <w:rsid w:val="004202FF"/>
    <w:rsid w:val="00435EC0"/>
    <w:rsid w:val="00444A92"/>
    <w:rsid w:val="00450776"/>
    <w:rsid w:val="00493ADA"/>
    <w:rsid w:val="004A0816"/>
    <w:rsid w:val="004D38D0"/>
    <w:rsid w:val="004D48C0"/>
    <w:rsid w:val="004D69A9"/>
    <w:rsid w:val="004E260D"/>
    <w:rsid w:val="004F62FB"/>
    <w:rsid w:val="005116DD"/>
    <w:rsid w:val="00525786"/>
    <w:rsid w:val="005328E2"/>
    <w:rsid w:val="00536E67"/>
    <w:rsid w:val="00541FDE"/>
    <w:rsid w:val="00543F7F"/>
    <w:rsid w:val="00545039"/>
    <w:rsid w:val="005452A0"/>
    <w:rsid w:val="00547ED0"/>
    <w:rsid w:val="0055774E"/>
    <w:rsid w:val="0056533E"/>
    <w:rsid w:val="00567CA1"/>
    <w:rsid w:val="005850C1"/>
    <w:rsid w:val="0059285D"/>
    <w:rsid w:val="00597EEE"/>
    <w:rsid w:val="005B0F1B"/>
    <w:rsid w:val="005B78D5"/>
    <w:rsid w:val="005C4C01"/>
    <w:rsid w:val="005D2E69"/>
    <w:rsid w:val="00603BFB"/>
    <w:rsid w:val="00605126"/>
    <w:rsid w:val="00614656"/>
    <w:rsid w:val="0061686A"/>
    <w:rsid w:val="006222C4"/>
    <w:rsid w:val="006247D2"/>
    <w:rsid w:val="00643282"/>
    <w:rsid w:val="00666706"/>
    <w:rsid w:val="00685D56"/>
    <w:rsid w:val="006860A8"/>
    <w:rsid w:val="00690455"/>
    <w:rsid w:val="00694833"/>
    <w:rsid w:val="006B13DD"/>
    <w:rsid w:val="006C5A61"/>
    <w:rsid w:val="006C5AAA"/>
    <w:rsid w:val="006E52EF"/>
    <w:rsid w:val="00702EA9"/>
    <w:rsid w:val="00707A85"/>
    <w:rsid w:val="0072485B"/>
    <w:rsid w:val="00733AB7"/>
    <w:rsid w:val="0073667D"/>
    <w:rsid w:val="007B1A32"/>
    <w:rsid w:val="007C4165"/>
    <w:rsid w:val="007C7B5D"/>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018E9"/>
    <w:rsid w:val="0091042D"/>
    <w:rsid w:val="00920CCB"/>
    <w:rsid w:val="009254C8"/>
    <w:rsid w:val="00931D5B"/>
    <w:rsid w:val="00972417"/>
    <w:rsid w:val="009773AF"/>
    <w:rsid w:val="009912A7"/>
    <w:rsid w:val="0099294E"/>
    <w:rsid w:val="009A43AF"/>
    <w:rsid w:val="009E3B52"/>
    <w:rsid w:val="009E5711"/>
    <w:rsid w:val="009F7DA6"/>
    <w:rsid w:val="00A003B6"/>
    <w:rsid w:val="00A010A5"/>
    <w:rsid w:val="00A02332"/>
    <w:rsid w:val="00A034B0"/>
    <w:rsid w:val="00A17FCD"/>
    <w:rsid w:val="00A23863"/>
    <w:rsid w:val="00A24FC1"/>
    <w:rsid w:val="00A45EB2"/>
    <w:rsid w:val="00A4638E"/>
    <w:rsid w:val="00A51EFF"/>
    <w:rsid w:val="00A6157A"/>
    <w:rsid w:val="00A87A80"/>
    <w:rsid w:val="00A9256F"/>
    <w:rsid w:val="00AA07B4"/>
    <w:rsid w:val="00AA1B55"/>
    <w:rsid w:val="00AA4BC4"/>
    <w:rsid w:val="00AB4BD1"/>
    <w:rsid w:val="00AC2291"/>
    <w:rsid w:val="00AC32CA"/>
    <w:rsid w:val="00AF311D"/>
    <w:rsid w:val="00B006EE"/>
    <w:rsid w:val="00B078F1"/>
    <w:rsid w:val="00B13474"/>
    <w:rsid w:val="00B15C0A"/>
    <w:rsid w:val="00B16F49"/>
    <w:rsid w:val="00B173C3"/>
    <w:rsid w:val="00B34526"/>
    <w:rsid w:val="00B526F6"/>
    <w:rsid w:val="00B52B6B"/>
    <w:rsid w:val="00B54F69"/>
    <w:rsid w:val="00B621BC"/>
    <w:rsid w:val="00B71050"/>
    <w:rsid w:val="00B7311E"/>
    <w:rsid w:val="00B73D43"/>
    <w:rsid w:val="00B74B40"/>
    <w:rsid w:val="00B767B6"/>
    <w:rsid w:val="00B87262"/>
    <w:rsid w:val="00B902AA"/>
    <w:rsid w:val="00B93B53"/>
    <w:rsid w:val="00BB7AFF"/>
    <w:rsid w:val="00BC2426"/>
    <w:rsid w:val="00BC3C6B"/>
    <w:rsid w:val="00BD28C8"/>
    <w:rsid w:val="00BD4243"/>
    <w:rsid w:val="00BD5FF2"/>
    <w:rsid w:val="00BE7070"/>
    <w:rsid w:val="00BF335C"/>
    <w:rsid w:val="00C10EE6"/>
    <w:rsid w:val="00C179B8"/>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074E9"/>
    <w:rsid w:val="00D21FC5"/>
    <w:rsid w:val="00D30AFF"/>
    <w:rsid w:val="00D611CD"/>
    <w:rsid w:val="00D6202F"/>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36CCD"/>
    <w:rsid w:val="00E57C13"/>
    <w:rsid w:val="00E66ACF"/>
    <w:rsid w:val="00EA232C"/>
    <w:rsid w:val="00EB2CD5"/>
    <w:rsid w:val="00EC12A1"/>
    <w:rsid w:val="00EC76A2"/>
    <w:rsid w:val="00EE1476"/>
    <w:rsid w:val="00EF1017"/>
    <w:rsid w:val="00F23141"/>
    <w:rsid w:val="00F249A1"/>
    <w:rsid w:val="00F24D5D"/>
    <w:rsid w:val="00F25F34"/>
    <w:rsid w:val="00F2797C"/>
    <w:rsid w:val="00F40280"/>
    <w:rsid w:val="00F45E70"/>
    <w:rsid w:val="00F521DC"/>
    <w:rsid w:val="00F53AB3"/>
    <w:rsid w:val="00F936C6"/>
    <w:rsid w:val="00F93D63"/>
    <w:rsid w:val="00FA2360"/>
    <w:rsid w:val="00FB2CC5"/>
    <w:rsid w:val="00FC112C"/>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F6"/>
    <w:pPr>
      <w:spacing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AC32CA"/>
    <w:pPr>
      <w:keepNext/>
      <w:keepLines/>
      <w:spacing w:before="480" w:after="0"/>
      <w:ind w:left="432" w:hanging="432"/>
      <w:outlineLvl w:val="0"/>
    </w:pPr>
    <w:rPr>
      <w:rFonts w:eastAsiaTheme="majorEastAsia" w:cstheme="majorBidi"/>
      <w:b/>
      <w:bCs/>
      <w:color w:val="000000" w:themeColor="text1"/>
      <w:sz w:val="44"/>
      <w:szCs w:val="28"/>
    </w:rPr>
  </w:style>
  <w:style w:type="paragraph" w:styleId="Heading2">
    <w:name w:val="heading 2"/>
    <w:basedOn w:val="Normal"/>
    <w:next w:val="Normal"/>
    <w:link w:val="Heading2Char"/>
    <w:uiPriority w:val="9"/>
    <w:unhideWhenUsed/>
    <w:qFormat/>
    <w:rsid w:val="00E22D78"/>
    <w:pPr>
      <w:keepNext/>
      <w:keepLines/>
      <w:spacing w:before="200" w:after="0"/>
      <w:ind w:left="576" w:hanging="576"/>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048C8"/>
    <w:pPr>
      <w:keepNext/>
      <w:keepLines/>
      <w:spacing w:before="40" w:after="0"/>
      <w:ind w:left="720" w:hanging="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Heading5">
    <w:name w:val="heading 5"/>
    <w:basedOn w:val="Normal"/>
    <w:next w:val="Normal"/>
    <w:link w:val="Heading5Char"/>
    <w:uiPriority w:val="9"/>
    <w:semiHidden/>
    <w:unhideWhenUsed/>
    <w:qFormat/>
    <w:rsid w:val="00E22D78"/>
    <w:pPr>
      <w:keepNext/>
      <w:keepLines/>
      <w:spacing w:before="40" w:after="0"/>
      <w:ind w:left="1008" w:hanging="1008"/>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22D78"/>
    <w:pPr>
      <w:keepNext/>
      <w:keepLines/>
      <w:spacing w:before="40" w:after="0"/>
      <w:ind w:left="1152" w:hanging="1152"/>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22D78"/>
    <w:pPr>
      <w:keepNext/>
      <w:keepLines/>
      <w:spacing w:before="40" w:after="0"/>
      <w:ind w:left="1296" w:hanging="1296"/>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22D78"/>
    <w:pPr>
      <w:keepNext/>
      <w:keepLines/>
      <w:spacing w:before="40" w:after="0"/>
      <w:ind w:left="1440" w:hanging="14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D78"/>
    <w:pPr>
      <w:keepNext/>
      <w:keepLines/>
      <w:spacing w:before="40" w:after="0"/>
      <w:ind w:left="1584" w:hanging="1584"/>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2CA"/>
    <w:rPr>
      <w:rFonts w:asciiTheme="majorHAnsi" w:eastAsiaTheme="majorEastAsia" w:hAnsiTheme="majorHAnsi" w:cstheme="majorBidi"/>
      <w:b/>
      <w:bCs/>
      <w:color w:val="000000" w:themeColor="text1"/>
      <w:sz w:val="44"/>
      <w:szCs w:val="28"/>
    </w:rPr>
  </w:style>
  <w:style w:type="character" w:customStyle="1" w:styleId="Heading2Char">
    <w:name w:val="Heading 2 Char"/>
    <w:basedOn w:val="DefaultParagraphFont"/>
    <w:link w:val="Heading2"/>
    <w:uiPriority w:val="9"/>
    <w:rsid w:val="00E22D78"/>
    <w:rPr>
      <w:rFonts w:asciiTheme="majorHAnsi" w:eastAsiaTheme="majorEastAsia" w:hAnsiTheme="majorHAnsi" w:cstheme="majorBidi"/>
      <w:b/>
      <w:bCs/>
      <w:color w:val="000000" w:themeColor="text1"/>
      <w:sz w:val="28"/>
      <w:szCs w:val="26"/>
    </w:rPr>
  </w:style>
  <w:style w:type="paragraph" w:styleId="Title">
    <w:name w:val="Title"/>
    <w:basedOn w:val="Normal"/>
    <w:next w:val="Normal"/>
    <w:link w:val="TitleCh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leChar">
    <w:name w:val="Title Char"/>
    <w:basedOn w:val="DefaultParagraphFont"/>
    <w:link w:val="Titl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DefaultParagraphFon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NoSpacing">
    <w:name w:val="No Spacing"/>
    <w:link w:val="NoSpacingChar"/>
    <w:uiPriority w:val="1"/>
    <w:qFormat/>
    <w:rsid w:val="0056533E"/>
    <w:pPr>
      <w:spacing w:after="0" w:line="240" w:lineRule="auto"/>
    </w:pPr>
    <w:rPr>
      <w:rFonts w:asciiTheme="majorHAnsi" w:eastAsiaTheme="minorEastAsia" w:hAnsiTheme="majorHAnsi"/>
      <w:b/>
      <w:sz w:val="32"/>
      <w:lang w:eastAsia="fr-FR"/>
    </w:rPr>
  </w:style>
  <w:style w:type="character" w:customStyle="1" w:styleId="NoSpacingChar">
    <w:name w:val="No Spacing Char"/>
    <w:basedOn w:val="DefaultParagraphFont"/>
    <w:link w:val="NoSpacing"/>
    <w:uiPriority w:val="1"/>
    <w:rsid w:val="0056533E"/>
    <w:rPr>
      <w:rFonts w:asciiTheme="majorHAnsi" w:eastAsiaTheme="minorEastAsia" w:hAnsiTheme="majorHAnsi"/>
      <w:b/>
      <w:sz w:val="32"/>
      <w:lang w:eastAsia="fr-FR"/>
    </w:rPr>
  </w:style>
  <w:style w:type="paragraph" w:styleId="TOC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OC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Hyperlink">
    <w:name w:val="Hyperlink"/>
    <w:basedOn w:val="DefaultParagraphFont"/>
    <w:uiPriority w:val="99"/>
    <w:unhideWhenUsed/>
    <w:rsid w:val="00B15C0A"/>
    <w:rPr>
      <w:color w:val="0000FF" w:themeColor="hyperlink"/>
      <w:u w:val="single"/>
    </w:rPr>
  </w:style>
  <w:style w:type="paragraph" w:styleId="TOCHeading">
    <w:name w:val="TOC Heading"/>
    <w:basedOn w:val="Heading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Heading3Char">
    <w:name w:val="Heading 3 Char"/>
    <w:basedOn w:val="DefaultParagraphFont"/>
    <w:link w:val="Heading3"/>
    <w:uiPriority w:val="9"/>
    <w:rsid w:val="000048C8"/>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ListParagraph">
    <w:name w:val="List Paragraph"/>
    <w:basedOn w:val="Normal"/>
    <w:uiPriority w:val="34"/>
    <w:qFormat/>
    <w:rsid w:val="004D38D0"/>
    <w:pPr>
      <w:ind w:left="720"/>
      <w:contextualSpacing/>
    </w:pPr>
  </w:style>
  <w:style w:type="paragraph" w:styleId="BalloonText">
    <w:name w:val="Balloon Text"/>
    <w:basedOn w:val="Normal"/>
    <w:link w:val="BalloonTextChar"/>
    <w:uiPriority w:val="99"/>
    <w:semiHidden/>
    <w:unhideWhenUsed/>
    <w:rsid w:val="00A615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OC4">
    <w:name w:val="toc 4"/>
    <w:basedOn w:val="Normal"/>
    <w:next w:val="Normal"/>
    <w:autoRedefine/>
    <w:uiPriority w:val="39"/>
    <w:unhideWhenUsed/>
    <w:rsid w:val="001151FF"/>
    <w:pPr>
      <w:spacing w:after="0"/>
      <w:ind w:left="660"/>
    </w:pPr>
    <w:rPr>
      <w:sz w:val="18"/>
      <w:szCs w:val="18"/>
    </w:rPr>
  </w:style>
  <w:style w:type="paragraph" w:styleId="TOC5">
    <w:name w:val="toc 5"/>
    <w:basedOn w:val="Normal"/>
    <w:next w:val="Normal"/>
    <w:autoRedefine/>
    <w:uiPriority w:val="39"/>
    <w:unhideWhenUsed/>
    <w:rsid w:val="001151FF"/>
    <w:pPr>
      <w:spacing w:after="0"/>
      <w:ind w:left="880"/>
    </w:pPr>
    <w:rPr>
      <w:sz w:val="18"/>
      <w:szCs w:val="18"/>
    </w:rPr>
  </w:style>
  <w:style w:type="paragraph" w:styleId="TOC6">
    <w:name w:val="toc 6"/>
    <w:basedOn w:val="Normal"/>
    <w:next w:val="Normal"/>
    <w:autoRedefine/>
    <w:uiPriority w:val="39"/>
    <w:unhideWhenUsed/>
    <w:rsid w:val="001151FF"/>
    <w:pPr>
      <w:spacing w:after="0"/>
      <w:ind w:left="1100"/>
    </w:pPr>
    <w:rPr>
      <w:sz w:val="18"/>
      <w:szCs w:val="18"/>
    </w:rPr>
  </w:style>
  <w:style w:type="paragraph" w:styleId="TOC7">
    <w:name w:val="toc 7"/>
    <w:basedOn w:val="Normal"/>
    <w:next w:val="Normal"/>
    <w:autoRedefine/>
    <w:uiPriority w:val="39"/>
    <w:unhideWhenUsed/>
    <w:rsid w:val="001151FF"/>
    <w:pPr>
      <w:spacing w:after="0"/>
      <w:ind w:left="1320"/>
    </w:pPr>
    <w:rPr>
      <w:sz w:val="18"/>
      <w:szCs w:val="18"/>
    </w:rPr>
  </w:style>
  <w:style w:type="paragraph" w:styleId="TOC8">
    <w:name w:val="toc 8"/>
    <w:basedOn w:val="Normal"/>
    <w:next w:val="Normal"/>
    <w:autoRedefine/>
    <w:uiPriority w:val="39"/>
    <w:unhideWhenUsed/>
    <w:rsid w:val="001151FF"/>
    <w:pPr>
      <w:spacing w:after="0"/>
      <w:ind w:left="1540"/>
    </w:pPr>
    <w:rPr>
      <w:sz w:val="18"/>
      <w:szCs w:val="18"/>
    </w:rPr>
  </w:style>
  <w:style w:type="paragraph" w:styleId="TOC9">
    <w:name w:val="toc 9"/>
    <w:basedOn w:val="Normal"/>
    <w:next w:val="Normal"/>
    <w:autoRedefine/>
    <w:uiPriority w:val="39"/>
    <w:unhideWhenUsed/>
    <w:rsid w:val="001151FF"/>
    <w:pPr>
      <w:spacing w:after="0"/>
      <w:ind w:left="1760"/>
    </w:pPr>
    <w:rPr>
      <w:sz w:val="18"/>
      <w:szCs w:val="18"/>
    </w:rPr>
  </w:style>
  <w:style w:type="paragraph" w:styleId="Header">
    <w:name w:val="header"/>
    <w:basedOn w:val="Normal"/>
    <w:link w:val="HeaderChar"/>
    <w:uiPriority w:val="99"/>
    <w:unhideWhenUsed/>
    <w:rsid w:val="001151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51FF"/>
  </w:style>
  <w:style w:type="paragraph" w:styleId="Footer">
    <w:name w:val="footer"/>
    <w:basedOn w:val="Normal"/>
    <w:link w:val="FooterChar"/>
    <w:uiPriority w:val="99"/>
    <w:unhideWhenUsed/>
    <w:rsid w:val="001151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51FF"/>
  </w:style>
  <w:style w:type="character" w:customStyle="1" w:styleId="Heading4Char">
    <w:name w:val="Heading 4 Char"/>
    <w:basedOn w:val="DefaultParagraphFont"/>
    <w:link w:val="Heading4"/>
    <w:uiPriority w:val="9"/>
    <w:rsid w:val="008B4389"/>
    <w:rPr>
      <w:rFonts w:ascii="Cambria" w:eastAsiaTheme="majorEastAsia" w:hAnsi="Cambria" w:cstheme="majorBidi"/>
      <w:b/>
      <w:iCs/>
      <w:color w:val="000000" w:themeColor="text1"/>
      <w:sz w:val="24"/>
    </w:rPr>
  </w:style>
  <w:style w:type="character" w:customStyle="1" w:styleId="Heading5Char">
    <w:name w:val="Heading 5 Char"/>
    <w:basedOn w:val="DefaultParagraphFont"/>
    <w:link w:val="Heading5"/>
    <w:uiPriority w:val="9"/>
    <w:semiHidden/>
    <w:rsid w:val="00E22D78"/>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E22D78"/>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0598A"/>
  </w:style>
  <w:style w:type="paragraph" w:styleId="EndnoteText">
    <w:name w:val="endnote text"/>
    <w:basedOn w:val="Normal"/>
    <w:link w:val="EndnoteTextChar"/>
    <w:uiPriority w:val="99"/>
    <w:semiHidden/>
    <w:unhideWhenUsed/>
    <w:rsid w:val="00380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004D"/>
    <w:rPr>
      <w:rFonts w:asciiTheme="majorHAnsi" w:hAnsiTheme="majorHAnsi"/>
      <w:sz w:val="20"/>
      <w:szCs w:val="20"/>
    </w:rPr>
  </w:style>
  <w:style w:type="character" w:styleId="EndnoteReference">
    <w:name w:val="endnote reference"/>
    <w:basedOn w:val="DefaultParagraphFont"/>
    <w:uiPriority w:val="99"/>
    <w:semiHidden/>
    <w:unhideWhenUsed/>
    <w:rsid w:val="0038004D"/>
    <w:rPr>
      <w:vertAlign w:val="superscript"/>
    </w:rPr>
  </w:style>
  <w:style w:type="paragraph" w:styleId="FootnoteText">
    <w:name w:val="footnote text"/>
    <w:basedOn w:val="Normal"/>
    <w:link w:val="FootnoteTextChar"/>
    <w:uiPriority w:val="99"/>
    <w:semiHidden/>
    <w:unhideWhenUsed/>
    <w:rsid w:val="003800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04D"/>
    <w:rPr>
      <w:rFonts w:asciiTheme="majorHAnsi" w:hAnsiTheme="majorHAnsi"/>
      <w:sz w:val="20"/>
      <w:szCs w:val="20"/>
    </w:rPr>
  </w:style>
  <w:style w:type="character" w:styleId="FootnoteReference">
    <w:name w:val="footnote reference"/>
    <w:basedOn w:val="DefaultParagraphFon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DefaultParagraphFont"/>
    <w:rsid w:val="00BE7070"/>
  </w:style>
  <w:style w:type="table" w:customStyle="1" w:styleId="TableauListe6Couleur1">
    <w:name w:val="Tableau List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D5832"/>
    <w:pPr>
      <w:spacing w:after="0"/>
    </w:pPr>
  </w:style>
  <w:style w:type="character" w:styleId="Strong">
    <w:name w:val="Strong"/>
    <w:basedOn w:val="DefaultParagraphFont"/>
    <w:uiPriority w:val="22"/>
    <w:qFormat/>
    <w:rsid w:val="001828E8"/>
    <w:rPr>
      <w:b/>
      <w:bCs/>
    </w:rPr>
  </w:style>
  <w:style w:type="paragraph" w:styleId="HTMLPreformatted">
    <w:name w:val="HTML Preformatted"/>
    <w:basedOn w:val="Normal"/>
    <w:link w:val="HTMLPreformattedCh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Emphasis">
    <w:name w:val="Emphasis"/>
    <w:basedOn w:val="DefaultParagraphFont"/>
    <w:uiPriority w:val="20"/>
    <w:qFormat/>
    <w:rsid w:val="00047BD2"/>
    <w:rPr>
      <w:i/>
      <w:iCs/>
    </w:rPr>
  </w:style>
  <w:style w:type="character" w:customStyle="1" w:styleId="lang-en">
    <w:name w:val="lang-en"/>
    <w:basedOn w:val="DefaultParagraphFon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3296728">
      <w:bodyDiv w:val="1"/>
      <w:marLeft w:val="0"/>
      <w:marRight w:val="0"/>
      <w:marTop w:val="0"/>
      <w:marBottom w:val="0"/>
      <w:divBdr>
        <w:top w:val="none" w:sz="0" w:space="0" w:color="auto"/>
        <w:left w:val="none" w:sz="0" w:space="0" w:color="auto"/>
        <w:bottom w:val="none" w:sz="0" w:space="0" w:color="auto"/>
        <w:right w:val="none" w:sz="0" w:space="0" w:color="auto"/>
      </w:divBdr>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335108882">
      <w:bodyDiv w:val="1"/>
      <w:marLeft w:val="0"/>
      <w:marRight w:val="0"/>
      <w:marTop w:val="0"/>
      <w:marBottom w:val="0"/>
      <w:divBdr>
        <w:top w:val="none" w:sz="0" w:space="0" w:color="auto"/>
        <w:left w:val="none" w:sz="0" w:space="0" w:color="auto"/>
        <w:bottom w:val="none" w:sz="0" w:space="0" w:color="auto"/>
        <w:right w:val="none" w:sz="0" w:space="0" w:color="auto"/>
      </w:divBdr>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36685537">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48589154">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204950972">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629505117">
      <w:bodyDiv w:val="1"/>
      <w:marLeft w:val="0"/>
      <w:marRight w:val="0"/>
      <w:marTop w:val="0"/>
      <w:marBottom w:val="0"/>
      <w:divBdr>
        <w:top w:val="none" w:sz="0" w:space="0" w:color="auto"/>
        <w:left w:val="none" w:sz="0" w:space="0" w:color="auto"/>
        <w:bottom w:val="none" w:sz="0" w:space="0" w:color="auto"/>
        <w:right w:val="none" w:sz="0" w:space="0" w:color="auto"/>
      </w:divBdr>
    </w:div>
    <w:div w:id="1671180447">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 w:id="19141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header" Target="header12.xml"/><Relationship Id="rId55" Type="http://schemas.openxmlformats.org/officeDocument/2006/relationships/hyperlink" Target="https://fr.wikipedia.org/wiki/Sp%C3%A9cification_(norme_technique)" TargetMode="External"/><Relationship Id="rId63" Type="http://schemas.openxmlformats.org/officeDocument/2006/relationships/hyperlink" Target="https://fr.wikipedia.org/wiki/Biblioth%C3%A8que_(logicielle)" TargetMode="External"/><Relationship Id="rId68"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www.coheris.com/" TargetMode="Externa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9.xml"/><Relationship Id="rId53" Type="http://schemas.openxmlformats.org/officeDocument/2006/relationships/header" Target="header14.xml"/><Relationship Id="rId58" Type="http://schemas.openxmlformats.org/officeDocument/2006/relationships/hyperlink" Target="https://fr.wikipedia.org/wiki/Oracle_(entreprise)" TargetMode="External"/><Relationship Id="rId66"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eader" Target="header11.xml"/><Relationship Id="rId57" Type="http://schemas.openxmlformats.org/officeDocument/2006/relationships/hyperlink" Target="https://fr.wikipedia.org/wiki/Java_(technique)" TargetMode="External"/><Relationship Id="rId61" Type="http://schemas.openxmlformats.org/officeDocument/2006/relationships/hyperlink" Target="https://fr.wikipedia.org/wiki/Machine_virtuelle_java" TargetMode="External"/><Relationship Id="rId10" Type="http://schemas.openxmlformats.org/officeDocument/2006/relationships/hyperlink" Target="http://socoh.coheris.com/display/~lchabot" TargetMode="Externa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hyperlink" Target="https://fr.wikipedia.org/wiki/Plate-forme_Java" TargetMode="External"/><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s://fr.wikipedia.org/wiki/Technique" TargetMode="External"/><Relationship Id="rId64" Type="http://schemas.openxmlformats.org/officeDocument/2006/relationships/header" Target="header15.xml"/><Relationship Id="rId69"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0.xml"/><Relationship Id="rId59" Type="http://schemas.openxmlformats.org/officeDocument/2006/relationships/hyperlink" Target="https://fr.wikipedia.org/wiki/Langage_de_programmation" TargetMode="External"/><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quartz-scheduler.org/documentation" TargetMode="External"/><Relationship Id="rId62" Type="http://schemas.openxmlformats.org/officeDocument/2006/relationships/hyperlink" Target="https://fr.wikipedia.org/wiki/Bytecode" TargetMode="External"/><Relationship Id="rId70"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ous</b:Tag>
    <b:SourceType>Misc</b:SourceType>
    <b:Guid>{E292DC5F-8B48-4797-B366-692E91DED90C}</b:Guid>
    <b:Author>
      <b:Author>
        <b:NameList>
          <b:Person>
            <b:Last>ouss</b:Last>
          </b:Person>
        </b:NameList>
      </b:Author>
    </b:Author>
    <b:Title>coco</b:Title>
    <b:RefOrder>2</b:RefOrder>
  </b:Source>
  <b:Source>
    <b:Tag>Abe</b:Tag>
    <b:SourceType>Report</b:SourceType>
    <b:Guid>{3B144ED3-5F68-4E5A-9500-54CEEC3B7C04}</b:Guid>
    <b:Title>Domain-Driven-Design vite fait</b:Title>
    <b:Author>
      <b:Author>
        <b:NameList>
          <b:Person>
            <b:Last>Marinescu</b:Last>
            <b:First>Abel</b:First>
            <b:Middle>Avram &amp; Floyd</b:Middle>
          </b:Person>
        </b:NameList>
      </b:Author>
    </b:Author>
    <b:RefOrder>1</b:RefOrder>
  </b:Source>
</b:Sources>
</file>

<file path=customXml/itemProps1.xml><?xml version="1.0" encoding="utf-8"?>
<ds:datastoreItem xmlns:ds="http://schemas.openxmlformats.org/officeDocument/2006/customXml" ds:itemID="{F5A9B88E-716C-4F25-81C9-31F5A5A5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68</Pages>
  <Words>11129</Words>
  <Characters>61214</Characters>
  <Application>Microsoft Office Word</Application>
  <DocSecurity>0</DocSecurity>
  <Lines>510</Lines>
  <Paragraphs>144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de fin d’étude</vt:lpstr>
      <vt:lpstr>Rapport de Stage de fin d’étude</vt:lpstr>
    </vt:vector>
  </TitlesOfParts>
  <Company>COHERIS</Company>
  <LinksUpToDate>false</LinksUpToDate>
  <CharactersWithSpaces>72199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creator>EL ABED</dc:creator>
  <cp:lastModifiedBy>EL ABED</cp:lastModifiedBy>
  <cp:revision>7</cp:revision>
  <dcterms:created xsi:type="dcterms:W3CDTF">2015-09-03T14:53:00Z</dcterms:created>
  <dcterms:modified xsi:type="dcterms:W3CDTF">2015-09-03T17:57:00Z</dcterms:modified>
</cp:coreProperties>
</file>