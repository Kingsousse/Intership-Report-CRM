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b w:val="0"/>
          <w:sz w:val="24"/>
          <w:lang w:eastAsia="en-US"/>
        </w:rPr>
        <w:id w:val="-1672012416"/>
        <w:docPartObj>
          <w:docPartGallery w:val="Cover Pages"/>
          <w:docPartUnique/>
        </w:docPartObj>
      </w:sdtPr>
      <w:sdtContent>
        <w:p w:rsidR="009912A7" w:rsidRDefault="00E22F05">
          <w:pPr>
            <w:pStyle w:val="Sansinterligne"/>
          </w:pPr>
          <w:r>
            <w:rPr>
              <w:noProof/>
            </w:rPr>
            <w:pict>
              <v:group id="Groupe 1057" o:spid="_x0000_s1026" style="position:absolute;margin-left:24pt;margin-top:22.3pt;width:168pt;height:799.1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">
                <v:rect id="Rectangle 105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A0MUA&#10;AADdAAAADwAAAGRycy9kb3ducmV2LnhtbESPQWvDMAyF74P9B6PBbqvTwUqW1i2hMFjZqe0Y7CZi&#10;NQmN5cz2Gu/fT4dCbxLv6b1Pq012g7pQiL1nA/NZAYq48bbn1sDn8e2pBBUTssXBMxn4owib9f3d&#10;CivrJ97T5ZBaJSEcKzTQpTRWWsemI4dx5kdi0U4+OEyyhlbbgJOEu0E/F8VCO+xZGjocadtRcz78&#10;OgPb3fRVD+Xuuy3da/2R9T7UP9mYx4dcL0Elyulmvl6/W8EvXg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wDQxQAAAN0AAAAPAAAAAAAAAAAAAAAAAJgCAABkcnMv&#10;ZG93bnJldi54bWxQSwUGAAAAAAQABAD1AAAAigMAAAAA&#10;" fillcolor="#1f497d [3215]" stroked="f" strokeweight="2pt"/>
                <v:group id="Groupe 1060"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e 1061"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o:lock v:ext="edit" aspectratio="t"/>
                    <v:shape id="Forme libre 1062"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o8IA&#10;AADdAAAADwAAAGRycy9kb3ducmV2LnhtbERPyWrDMBC9F/IPYgq9lFpODiE4lo0xCU6PzXIfrPHS&#10;WiNjqY7br68Khd7m8dZJ88UMYqbJ9ZYVrKMYBHFtdc+tguvl+LID4TyyxsEyKfgiB3m2ekgx0fbO&#10;bzSffStCCLsEFXTej4mUru7IoIvsSBy4xk4GfYBTK/WE9xBuBrmJ46002HNo6HCksqP64/xpFOjv&#10;S2VnU7Xl8+310BTV7lS9O6WeHpdiD8LT4v/Ff+6TDvPj7QZ+vw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4zGjwgAAAN0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063"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JVMIA&#10;AADdAAAADwAAAGRycy9kb3ducmV2LnhtbERPzWoCMRC+C32HMIXeNFvFpWyNshUULx6qPsB0M262&#10;biZLEt3t2xtB6G0+vt9ZrAbbihv50DhW8D7JQBBXTjdcKzgdN+MPECEia2wdk4I/CrBavowWWGjX&#10;8zfdDrEWKYRDgQpMjF0hZagMWQwT1xEn7uy8xZigr6X22Kdw28ppluXSYsOpwWBHa0PV5XC1Cq46&#10;X2/n8+Hy+9O70p/3X+XOGaXeXofyE0SkIf6Ln+6dTvOzfAaPb9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YlUwgAAAN0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064"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3sMA&#10;AADdAAAADwAAAGRycy9kb3ducmV2LnhtbERPTWsCMRC9F/wPYYTeaqIVKatRpFDQUhDdIngbNuPu&#10;6mayJFHXf28KBW/zeJ8zW3S2EVfyoXasYThQIIgLZ2ouNfzmX28fIEJENtg4Jg13CrCY915mmBl3&#10;4y1dd7EUKYRDhhqqGNtMylBUZDEMXEucuKPzFmOCvpTG4y2F20aOlJpIizWnhgpb+qyoOO8uVsNm&#10;fD/h+mK3o/dcrT3+tKvv/UHr1363nIKI1MWn+N+9Mmm+mozh75t0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yk3sMAAADd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065"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nsMA&#10;AADdAAAADwAAAGRycy9kb3ducmV2LnhtbESPQYvCMBCF7wv+hzCCtzWpoEg1igiih73oKl6HZmyL&#10;zaQ2WW399UYQ9jbDe/PeN/Nlaytxp8aXjjUkQwWCOHOm5FzD8XfzPQXhA7LByjFp6MjDctH7mmNq&#10;3IP3dD+EXMQQ9ilqKEKoUyl9VpBFP3Q1cdQurrEY4trk0jT4iOG2kiOlJtJiybGhwJrWBWXXw5/V&#10;cM6fqh7dQpJsT10Ee5Zm99NpPei3qxmIQG34N3+udybiq8kY3t/EE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nsMAAADd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066"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jcEA&#10;AADdAAAADwAAAGRycy9kb3ducmV2LnhtbERPS2sCMRC+F/wPYYTealbBra5GEaFS9FQVwdu4mX3g&#10;ZrIkqa7/3hQK3ubje8582ZlG3Mj52rKC4SABQZxbXXOp4Hj4+piA8AFZY2OZFDzIw3LRe5tjpu2d&#10;f+i2D6WIIewzVFCF0GZS+rwig35gW+LIFdYZDBG6UmqH9xhuGjlKklQarDk2VNjSuqL8uv81Cqwk&#10;V9Dps56OtibdhfOmGF+MUu/9bjUDEagLL/G/+1vH+Umawt8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wY3BAAAA3Q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067"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DMEA&#10;AADdAAAADwAAAGRycy9kb3ducmV2LnhtbERPTWsCMRC9F/wPYYTealapVlajqCDUo9b2PG7GTdjN&#10;ZElS3f77Rij0No/3Oct171pxoxCtZwXjUQGCuPLacq3g/LF/mYOICVlj65kU/FCE9WrwtMRS+zsf&#10;6XZKtcghHEtUYFLqSiljZchhHPmOOHNXHxymDEMtdcB7DnetnBTFTDq0nBsMdrQzVDWnb6cgmLRt&#10;ztOwfW12X4f9xdrLp7dKPQ/7zQJEoj79i//c7zrPL2Zv8Pgmn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TCAzBAAAA3Q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1068"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dVsQA&#10;AADdAAAADwAAAGRycy9kb3ducmV2LnhtbESPQW/CMAyF70j7D5GRdkEj3Q5o6ggIJrFym1b4AVZj&#10;2orEqZJQyr+fD5N2s/We3/u83k7eqZFi6gMbeF0WoIibYHtuDZxPh5d3UCkjW3SBycCDEmw3T7M1&#10;ljbc+YfGOrdKQjiVaKDLeSi1Tk1HHtMyDMSiXUL0mGWNrbYR7xLunX4ripX22LM0dDjQZ0fNtb55&#10;A65ehK/TQO33eKyCe+yrC8XKmOf5tPsAlWnK/+a/66MV/GIl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3VbEAAAA3QAAAA8AAAAAAAAAAAAAAAAAmAIAAGRycy9k&#10;b3ducmV2LnhtbFBLBQYAAAAABAAEAPUAAACJAwAAAAA=&#10;" path="m,l9,37r,3l15,93,5,49,,xe" fillcolor="#1f497d [3215]" strokecolor="#1f497d [3215]" strokeweight="0">
                      <v:path arrowok="t" o:connecttype="custom" o:connectlocs="0,0;14288,58738;14288,63500;23813,147638;7938,77788;0,0" o:connectangles="0,0,0,0,0,0"/>
                    </v:shape>
                    <v:shape id="Forme libre 1069"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oL8IA&#10;AADdAAAADwAAAGRycy9kb3ducmV2LnhtbERPS0sDMRC+C/6HMII3m1Vw0W3T4gPBk2IVpLdhM01W&#10;N5OQxM323xtB6G0+vuesNrMbxUQxDZ4VXC4aEMS91wMbBR/vTxc3IFJG1jh6JgUHSrBZn56ssNO+&#10;8BtN22xEDeHUoQKbc+ikTL0lh2nhA3Hl9j46zBVGI3XEUsPdKK+appUOB64NFgM9WOq/tz9OwWdr&#10;SrgudvcVyv3BvD7uX6KdlDo/m++WIDLN+Sj+dz/rOr9pb+Hvm3q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6gvwgAAAN0AAAAPAAAAAAAAAAAAAAAAAJgCAABkcnMvZG93&#10;bnJldi54bWxQSwUGAAAAAAQABAD1AAAAhwM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070"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a+skA&#10;AADdAAAADwAAAGRycy9kb3ducmV2LnhtbESPQUvDQBCF74L/YRmhF7Ebc7ASuy1SaRVLIbZF8DZm&#10;xyQ0Oxuya5v01zuHgrcZ3pv3vpnOe9eoI3Wh9mzgfpyAIi68rbk0sN8t7x5BhYhssfFMBgYKMJ9d&#10;X00xs/7EH3TcxlJJCIcMDVQxtpnWoajIYRj7lli0H985jLJ2pbYdniTcNTpNkgftsGZpqLClRUXF&#10;YfvrDGze4xff5vl3en5dvayGz3SdD6kxo5v++QlUpD7+my/Xb1bwk4nwyzcygp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ja+skAAADdAAAADwAAAAAAAAAAAAAAAACYAgAA&#10;ZHJzL2Rvd25yZXYueG1sUEsFBgAAAAAEAAQA9QAAAI4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071"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c0cQA&#10;AADdAAAADwAAAGRycy9kb3ducmV2LnhtbERPS2vCQBC+F/wPywi91Y1SqqSuokJ9nMS0h3gbsmM2&#10;mJ2N2a2m/94VhN7m43vOdN7ZWlyp9ZVjBcNBAoK4cLriUsHP99fbBIQPyBprx6TgjzzMZ72XKaba&#10;3fhA1yyUIoawT1GBCaFJpfSFIYt+4BriyJ1cazFE2JZSt3iL4baWoyT5kBYrjg0GG1oZKs7Zr1Vw&#10;Wax3enN8P+6zySFfmku+Hu1ypV773eITRKAu/Iuf7q2O85PxEB7fx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nNHEAAAA3QAAAA8AAAAAAAAAAAAAAAAAmAIAAGRycy9k&#10;b3ducmV2LnhtbFBLBQYAAAAABAAEAPUAAACJAwAAAAA=&#10;" path="m,l31,65r-8,l,xe" fillcolor="#1f497d [3215]" strokecolor="#1f497d [3215]" strokeweight="0">
                      <v:path arrowok="t" o:connecttype="custom" o:connectlocs="0,0;49213,103188;36513,103188;0,0" o:connectangles="0,0,0,0"/>
                    </v:shape>
                    <v:shape id="Forme libre 1072"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SGsMA&#10;AADdAAAADwAAAGRycy9kb3ducmV2LnhtbERPTYvCMBC9L/gfwgh7W1M9rFqNooLgaWGtCt6GZmyr&#10;zaQmWe36642wsLd5vM+ZzltTixs5X1lW0O8lIIhzqysuFOyy9ccIhA/IGmvLpOCXPMxnnbcpptre&#10;+Ztu21CIGMI+RQVlCE0qpc9LMuh7tiGO3Mk6gyFCV0jt8B7DTS0HSfIpDVYcG0psaFVSftn+GAXn&#10;zYOPX8Pl+tqMuVoW52x/cJlS7912MQERqA3/4j/3Rsf5yXAAr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SGsMAAADd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orme libre 1073"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gsQA&#10;AADdAAAADwAAAGRycy9kb3ducmV2LnhtbERPTWsCMRC9F/wPYQRvNauCLatRVCgVQVDbi7dhM+5u&#10;u5msSXRXf70RCr3N433OdN6aSlzJ+dKygkE/AUGcWV1yruD76+P1HYQPyBory6TgRh7ms87LFFNt&#10;G97T9RByEUPYp6igCKFOpfRZQQZ939bEkTtZZzBE6HKpHTYx3FRymCRjabDk2FBgTauCst/DxSiw&#10;TXZZumOF58WP+byfts1wc98p1eu2iwmIQG34F/+51zrOT95G8Pw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YLEAAAA3Q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074"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o:lock v:ext="edit" aspectratio="t"/>
                    <v:shape id="Forme libre 1075"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4csQA&#10;AADdAAAADwAAAGRycy9kb3ducmV2LnhtbERPy0rFMBDdC/5DGMGdN1XwQW1aRKi68D6sCi6HZmyr&#10;zaQ2aRv9+htBcDeH85ysCKYXM42us6zgdJWAIK6t7rhR8PJcnlyBcB5ZY2+ZFHyTgyI/PMgw1Xbh&#10;J5or34gYwi5FBa33Qyqlq1sy6FZ2II7cux0N+gjHRuoRlxhuenmWJBfSYMexocWBbluqP6vJKNis&#10;f96297up/HgM5mt63YS79TYodXwUbq5BeAr+X/znftBxfnJ5Dr/fxBNkv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1OHLEAAAA3QAAAA8AAAAAAAAAAAAAAAAAmAIAAGRycy9k&#10;b3ducmV2LnhtbFBLBQYAAAAABAAEAPUAAACJ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1076"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50sEA&#10;AADdAAAADwAAAGRycy9kb3ducmV2LnhtbERPzYrCMBC+L/gOYQQvi6YVrFKNIu6KnlasPsDQjG2x&#10;mZQman17Iwh7m4/vdxarztTiTq2rLCuIRxEI4tzqigsF59N2OAPhPLLG2jIpeJKD1bL3tcBU2wcf&#10;6Z75QoQQdikqKL1vUildXpJBN7INceAutjXoA2wLqVt8hHBTy3EUJdJgxaGhxIY2JeXX7GYUZH98&#10;a34nfD78HL47s0tic9nESg363XoOwlPn/8Uf916H+dE0gfc34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edLBAAAA3QAAAA8AAAAAAAAAAAAAAAAAmAIAAGRycy9kb3du&#10;cmV2LnhtbFBLBQYAAAAABAAEAPUAAACG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77"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f48QA&#10;AADdAAAADwAAAGRycy9kb3ducmV2LnhtbERPS2sCMRC+C/6HMEJvmlWhymoUKVR7Wurj0ON0M/vA&#10;zSRsorvtr28Kgrf5+J6z3vamEXdqfW1ZwXSSgCDOra65VHA5v4+XIHxA1thYJgU/5GG7GQ7WmGrb&#10;8ZHup1CKGMI+RQVVCC6V0ucVGfQT64gjV9jWYIiwLaVusYvhppGzJHmVBmuODRU6eqsov55uRkGx&#10;/7yaw1fxu/y+dYf5Lsvc3GVKvYz63QpEoD48xQ/3h47zk8UC/r+JJ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X+PEAAAA3Q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1078"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dYUMQA&#10;AADdAAAADwAAAGRycy9kb3ducmV2LnhtbESPT2sCMRDF74V+hzAFbzVRRGVrFBEspeCh/rkPm+lm&#10;cTNZNtFdv33nIPQ2w3vz3m9WmyE06k5dqiNbmIwNKOIyuporC+fT/n0JKmVkh01ksvCgBJv168sK&#10;Cxd7/qH7MVdKQjgVaMHn3BZap9JTwDSOLbFov7ELmGXtKu067CU8NHpqzFwHrFkaPLa081Rej7dg&#10;gb+nyXOfjJsflrPH4vNiJvuLtaO3YfsBKtOQ/83P6y8n+GYhuPKNj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WFDEAAAA3QAAAA8AAAAAAAAAAAAAAAAAmAIAAGRycy9k&#10;b3ducmV2LnhtbFBLBQYAAAAABAAEAPUAAACJ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079"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K8MA&#10;AADdAAAADwAAAGRycy9kb3ducmV2LnhtbERPS4vCMBC+L/gfwgjeNNWDutUoPhDEi7s+QG9DM7bF&#10;ZlKaaOu/NwvC3ubje8503phCPKlyuWUF/V4EgjixOudUwem46Y5BOI+ssbBMCl7kYD5rfU0x1rbm&#10;X3oefCpCCLsYFWTel7GULsnIoOvZkjhwN1sZ9AFWqdQV1iHcFHIQRUNpMOfQkGFJq4yS++FhFJQ/&#10;y3W9urpdfh6MG/86b/fX9KJUp90sJiA8Nf5f/HFvdZgfjb7h75twgp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KK8MAAADd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orme libre 1080"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IScUA&#10;AADdAAAADwAAAGRycy9kb3ducmV2LnhtbESPT4vCMBDF74LfIYywN01VEOkaRQRB8CD+A/c2NrNt&#10;2WZSkqjdb79zWPA2w3vz3m8Wq8416kkh1p4NjEcZKOLC25pLA5fzdjgHFROyxcYzGfilCKtlv7fA&#10;3PoXH+l5SqWSEI45GqhSanOtY1GRwzjyLbFo3z44TLKGUtuALwl3jZ5k2Uw7rFkaKmxpU1Hxc3o4&#10;A9f9IbR28rW9z6br8037vaXj3ZiPQbf+BJWoS2/z//XOCn42F37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hJxQAAAN0AAAAPAAAAAAAAAAAAAAAAAJgCAABkcnMv&#10;ZG93bnJldi54bWxQSwUGAAAAAAQABAD1AAAAigMAAAAA&#10;" path="m,l8,37r,4l15,95,4,49,,xe" fillcolor="#1f497d [3215]" strokecolor="#1f497d [3215]" strokeweight="0">
                      <v:fill opacity="13107f"/>
                      <v:stroke opacity="13107f"/>
                      <v:path arrowok="t" o:connecttype="custom" o:connectlocs="0,0;12700,58738;12700,65088;23813,150813;6350,77788;0,0" o:connectangles="0,0,0,0,0,0"/>
                    </v:shape>
                    <v:shape id="Forme libre 1081"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Zk8QA&#10;AADdAAAADwAAAGRycy9kb3ducmV2LnhtbERPTWvCQBC9C/0PyxS86SYiRVJXEVtFFATTXnobstNs&#10;anY2ZFeN/fWuIHibx/uc6byztThT6yvHCtJhAoK4cLriUsH312owAeEDssbaMSm4kof57KU3xUy7&#10;Cx/onIdSxBD2GSowITSZlL4wZNEPXUMcuV/XWgwRtqXULV5iuK3lKEnepMWKY4PBhpaGimN+sgrG&#10;y+3p/3M/0h/5mPXfemfS/Y9Rqv/aLd5BBOrCU/xwb3Scn0xS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WZPEAAAA3Q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082"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0JcQA&#10;AADdAAAADwAAAGRycy9kb3ducmV2LnhtbESPwW7CMBBE75X4B2uRuIEDohBSDEJAJS4cCHzANt4m&#10;UeN1iE0If4+RkHrb1cybnV2uO1OJlhpXWlYwHkUgiDOrS84VXM7fwxiE88gaK8uk4EEO1qvexxIT&#10;be98ojb1uQgh7BJUUHhfJ1K6rCCDbmRr4qD92sagD2uTS93gPYSbSk6iaCYNlhwuFFjTtqDsL72Z&#10;UAP3Pp7O8ytt2s/d7fyzOBzLhVKDfrf5AuGp8//mN33QgYviCby+CSP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dCXEAAAA3Q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083"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ypsQA&#10;AADdAAAADwAAAGRycy9kb3ducmV2LnhtbERPTWsCMRC9F/wPYQQvUrNtoepqFCmV9lJEG6S9Dcm4&#10;u7iZLJu4bv99UxB6m8f7nOW6d7XoqA2VZwUPkwwEsfG24kKB/tzez0CEiGyx9kwKfijAejW4W2Ju&#10;/ZX31B1iIVIIhxwVlDE2uZTBlOQwTHxDnLiTbx3GBNtC2havKdzV8jHLnqXDilNDiQ29lGTOh4tT&#10;QF/d/GP3XZkp61etj3TRb2as1GjYbxYgIvXxX3xzv9s0P5s9wd836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MqbEAAAA3Q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orme libre 1084"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cWMAA&#10;AADdAAAADwAAAGRycy9kb3ducmV2LnhtbERPTYvCMBC9C/6HMII3TRUR6RplEQUvgroKHodktqnb&#10;TEoTtfrrzcLC3ubxPme+bF0l7tSE0rOC0TADQay9KblQcPraDGYgQkQ2WHkmBU8KsFx0O3PMjX/w&#10;ge7HWIgUwiFHBTbGOpcyaEsOw9DXxIn79o3DmGBTSNPgI4W7So6zbCodlpwaLNa0sqR/jjenoLRX&#10;3J1fOuBZrk9eX/cXSYVS/V77+QEiUhv/xX/urUnzs9kEfr9JJ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lcWMAAAADd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orme libre 1085"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oVcIA&#10;AADdAAAADwAAAGRycy9kb3ducmV2LnhtbERPS4vCMBC+C/6HMMLeNFVY0a5RVFgQe/IBXmebsSk2&#10;k9Bktf57IyzsbT6+5yxWnW3EndpQO1YwHmUgiEuna64UnE/fwxmIEJE1No5JwZMCrJb93gJz7R58&#10;oPsxViKFcMhRgYnR51KG0pDFMHKeOHFX11qMCbaV1C0+Urht5CTLptJizanBoKetofJ2/LUKio2Z&#10;19VhPy42cup/fHHZrc8XpT4G3foLRKQu/ov/3Dud5mezT3h/k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2hVwgAAAN0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9912A7" w:rsidRDefault="009912A7" w:rsidP="009912A7">
          <w:pPr>
            <w:spacing w:line="276" w:lineRule="auto"/>
            <w:ind w:left="284"/>
            <w:jc w:val="center"/>
            <w:rPr>
              <w:rFonts w:eastAsiaTheme="majorEastAsia" w:cstheme="majorBidi"/>
              <w:color w:val="000000" w:themeColor="text1"/>
              <w:spacing w:val="5"/>
              <w:kern w:val="28"/>
              <w:sz w:val="52"/>
              <w:szCs w:val="52"/>
            </w:rPr>
          </w:pPr>
        </w:p>
        <w:p w:rsidR="009912A7" w:rsidRDefault="00E22F05" w:rsidP="00F521DC">
          <w:pPr>
            <w:spacing w:line="276" w:lineRule="auto"/>
            <w:jc w:val="center"/>
            <w:rPr>
              <w:rFonts w:eastAsiaTheme="majorEastAsia" w:cstheme="majorBidi"/>
              <w:color w:val="000000" w:themeColor="text1"/>
              <w:spacing w:val="5"/>
              <w:kern w:val="28"/>
              <w:sz w:val="52"/>
              <w:szCs w:val="52"/>
            </w:rPr>
          </w:pPr>
          <w:sdt>
            <w:sdtPr>
              <w:rPr>
                <w:rFonts w:eastAsiaTheme="majorEastAsia" w:cstheme="majorBidi"/>
                <w:color w:val="262626" w:themeColor="text1" w:themeTint="D9"/>
                <w:sz w:val="56"/>
                <w:szCs w:val="72"/>
              </w:rPr>
              <w:alias w:val="Titre"/>
              <w:tag w:val=""/>
              <w:id w:val="1373266431"/>
              <w:dataBinding w:prefixMappings="xmlns:ns0='http://purl.org/dc/elements/1.1/' xmlns:ns1='http://schemas.openxmlformats.org/package/2006/metadata/core-properties' " w:xpath="/ns1:coreProperties[1]/ns0:title[1]" w:storeItemID="{6C3C8BC8-F283-45AE-878A-BAB7291924A1}"/>
              <w:text/>
            </w:sdtPr>
            <w:sdtContent>
              <w:r w:rsidR="00F521DC" w:rsidRPr="00F521DC">
                <w:rPr>
                  <w:rFonts w:eastAsiaTheme="majorEastAsia" w:cstheme="majorBidi"/>
                  <w:color w:val="262626" w:themeColor="text1" w:themeTint="D9"/>
                  <w:sz w:val="56"/>
                  <w:szCs w:val="72"/>
                </w:rPr>
                <w:t xml:space="preserve">Rapport de </w:t>
              </w:r>
              <w:r w:rsidR="00882A56" w:rsidRPr="00F521DC">
                <w:rPr>
                  <w:rFonts w:eastAsiaTheme="majorEastAsia" w:cstheme="majorBidi"/>
                  <w:color w:val="262626" w:themeColor="text1" w:themeTint="D9"/>
                  <w:sz w:val="56"/>
                  <w:szCs w:val="72"/>
                </w:rPr>
                <w:t xml:space="preserve">Stage </w:t>
              </w:r>
              <w:r w:rsidR="00F521DC" w:rsidRPr="00F521DC">
                <w:rPr>
                  <w:rFonts w:eastAsiaTheme="majorEastAsia" w:cstheme="majorBidi"/>
                  <w:color w:val="262626" w:themeColor="text1" w:themeTint="D9"/>
                  <w:sz w:val="56"/>
                  <w:szCs w:val="72"/>
                </w:rPr>
                <w:t>de fin d’étude</w:t>
              </w:r>
            </w:sdtContent>
          </w:sdt>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B73D43">
          <w:pPr>
            <w:spacing w:line="276" w:lineRule="auto"/>
            <w:ind w:left="142"/>
            <w:jc w:val="center"/>
            <w:rPr>
              <w:rFonts w:eastAsiaTheme="majorEastAsia" w:cstheme="majorBidi"/>
              <w:color w:val="000000" w:themeColor="text1"/>
              <w:spacing w:val="5"/>
              <w:kern w:val="28"/>
              <w:sz w:val="52"/>
              <w:szCs w:val="52"/>
            </w:rPr>
          </w:pPr>
          <w:r>
            <w:rPr>
              <w:noProof/>
              <w:lang w:eastAsia="fr-FR"/>
            </w:rPr>
            <w:drawing>
              <wp:inline distT="0" distB="0" distL="0" distR="0">
                <wp:extent cx="4993426" cy="612775"/>
                <wp:effectExtent l="0" t="0" r="0" b="0"/>
                <wp:docPr id="1088" name="Image 1088" descr="http://www.coheris.com/wp-content/themes/coheri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www.coheris.com/wp-content/themes/coheris/image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6032" cy="615549"/>
                        </a:xfrm>
                        <a:prstGeom prst="rect">
                          <a:avLst/>
                        </a:prstGeom>
                        <a:noFill/>
                        <a:ln>
                          <a:noFill/>
                        </a:ln>
                      </pic:spPr>
                    </pic:pic>
                  </a:graphicData>
                </a:graphic>
              </wp:inline>
            </w:drawing>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E22F05" w:rsidP="009912A7">
          <w:pPr>
            <w:spacing w:line="276" w:lineRule="auto"/>
            <w:ind w:left="426" w:firstLine="283"/>
            <w:jc w:val="left"/>
            <w:rPr>
              <w:rFonts w:eastAsiaTheme="majorEastAsia" w:cstheme="majorBidi"/>
              <w:color w:val="000000" w:themeColor="text1"/>
              <w:spacing w:val="5"/>
              <w:kern w:val="28"/>
              <w:sz w:val="52"/>
              <w:szCs w:val="52"/>
            </w:rPr>
          </w:pPr>
          <w:r>
            <w:rPr>
              <w:noProof/>
              <w:lang w:eastAsia="fr-FR"/>
            </w:rPr>
            <w:pict>
              <v:shapetype id="_x0000_t202" coordsize="21600,21600" o:spt="202" path="m,l,21600r21600,l21600,xe">
                <v:stroke joinstyle="miter"/>
                <v:path gradientshapeok="t" o:connecttype="rect"/>
              </v:shapetype>
              <v:shape id="Zone de texte 1" o:spid="_x0000_s1066" type="#_x0000_t202" style="position:absolute;left:0;text-align:left;margin-left:146.7pt;margin-top:446.45pt;width:326.25pt;height:209.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" filled="f" stroked="f" strokeweight=".5pt">
                <v:textbox inset="0,0,0,0">
                  <w:txbxContent>
                    <w:p w:rsidR="004F2D75" w:rsidRDefault="004F2D75" w:rsidP="00882A56">
                      <w:pPr>
                        <w:pStyle w:val="Sansinterligne"/>
                        <w:ind w:left="-426"/>
                        <w:jc w:val="center"/>
                        <w:rPr>
                          <w:rFonts w:eastAsiaTheme="majorEastAsia" w:cstheme="majorBidi"/>
                          <w:color w:val="262626" w:themeColor="text1" w:themeTint="D9"/>
                          <w:sz w:val="72"/>
                        </w:rPr>
                      </w:pPr>
                    </w:p>
                    <w:p w:rsidR="004F2D75" w:rsidRPr="009912A7" w:rsidRDefault="004F2D75"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4F2D75" w:rsidRDefault="004F2D75" w:rsidP="00284631">
                      <w:pPr>
                        <w:spacing w:before="120" w:line="276" w:lineRule="auto"/>
                        <w:jc w:val="center"/>
                        <w:rPr>
                          <w:rFonts w:ascii="Verdana" w:hAnsi="Verdana"/>
                          <w:b/>
                          <w:sz w:val="22"/>
                        </w:rPr>
                      </w:pPr>
                      <w:r w:rsidRPr="009912A7">
                        <w:rPr>
                          <w:rFonts w:ascii="Verdana" w:hAnsi="Verdana"/>
                          <w:b/>
                          <w:sz w:val="22"/>
                        </w:rPr>
                        <w:t>Oussama ELABED</w:t>
                      </w:r>
                    </w:p>
                    <w:p w:rsidR="004F2D75" w:rsidRPr="009912A7" w:rsidRDefault="004F2D75" w:rsidP="00882A56">
                      <w:pPr>
                        <w:spacing w:before="120"/>
                        <w:jc w:val="center"/>
                        <w:rPr>
                          <w:rFonts w:ascii="Verdana" w:hAnsi="Verdana"/>
                          <w:b/>
                          <w:sz w:val="22"/>
                        </w:rPr>
                      </w:pPr>
                    </w:p>
                    <w:p w:rsidR="004F2D75" w:rsidRDefault="004F2D75"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9" w:history="1">
                        <w:r w:rsidRPr="00555BF6">
                          <w:rPr>
                            <w:rFonts w:ascii="Verdana" w:hAnsi="Verdana"/>
                            <w:b/>
                            <w:sz w:val="22"/>
                          </w:rPr>
                          <w:t>Ludovic CHABOT</w:t>
                        </w:r>
                      </w:hyperlink>
                    </w:p>
                    <w:p w:rsidR="004F2D75" w:rsidRPr="009912A7" w:rsidRDefault="004F2D75"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Mme. Luciana Arantes</w:t>
                      </w:r>
                    </w:p>
                  </w:txbxContent>
                </v:textbox>
                <w10:wrap anchorx="page" anchory="page"/>
              </v:shape>
            </w:pict>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E22F05" w:rsidP="009912A7">
          <w:pPr>
            <w:spacing w:line="276" w:lineRule="auto"/>
            <w:jc w:val="left"/>
            <w:rPr>
              <w:rFonts w:eastAsiaTheme="majorEastAsia" w:cstheme="majorBidi"/>
              <w:color w:val="000000" w:themeColor="text1"/>
              <w:spacing w:val="5"/>
              <w:kern w:val="28"/>
              <w:sz w:val="52"/>
              <w:szCs w:val="52"/>
            </w:rPr>
          </w:pPr>
          <w:r>
            <w:rPr>
              <w:noProof/>
              <w:lang w:eastAsia="fr-FR"/>
            </w:rPr>
            <w:pict>
              <v:shape id="Zone de texte 32" o:spid="_x0000_s1065" type="#_x0000_t202" style="position:absolute;margin-left:167.55pt;margin-top:753.45pt;width:4in;height:28.8pt;z-index:25166438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" filled="f" stroked="f" strokeweight=".5pt">
                <v:textbox style="mso-fit-shape-to-text:t" inset="0,0,0,0">
                  <w:txbxContent>
                    <w:p w:rsidR="004F2D75" w:rsidRDefault="004F2D75" w:rsidP="009912A7">
                      <w:pPr>
                        <w:pStyle w:val="Sansinterligne"/>
                        <w:jc w:val="center"/>
                        <w:rPr>
                          <w:color w:val="4F81BD" w:themeColor="accent1"/>
                          <w:sz w:val="26"/>
                          <w:szCs w:val="26"/>
                        </w:rPr>
                      </w:pPr>
                      <w:r>
                        <w:rPr>
                          <w:color w:val="4F81BD" w:themeColor="accent1"/>
                          <w:sz w:val="26"/>
                          <w:szCs w:val="26"/>
                        </w:rPr>
                        <w:t>Année Universitaire</w:t>
                      </w:r>
                    </w:p>
                    <w:p w:rsidR="004F2D75" w:rsidRDefault="004F2D75" w:rsidP="009912A7">
                      <w:pPr>
                        <w:pStyle w:val="Sansinterligne"/>
                        <w:jc w:val="center"/>
                        <w:rPr>
                          <w:color w:val="595959" w:themeColor="text1" w:themeTint="A6"/>
                          <w:sz w:val="20"/>
                          <w:szCs w:val="20"/>
                        </w:rPr>
                      </w:pPr>
                      <w:r>
                        <w:rPr>
                          <w:caps/>
                          <w:color w:val="595959" w:themeColor="text1" w:themeTint="A6"/>
                          <w:sz w:val="20"/>
                          <w:szCs w:val="20"/>
                        </w:rPr>
                        <w:t>2014/2015</w:t>
                      </w:r>
                    </w:p>
                  </w:txbxContent>
                </v:textbox>
                <w10:wrap anchorx="page" anchory="page"/>
              </v:shape>
            </w:pict>
          </w:r>
        </w:p>
      </w:sdtContent>
    </w:sdt>
    <w:p w:rsidR="00882A56" w:rsidRDefault="00882A56">
      <w:pPr>
        <w:spacing w:line="276" w:lineRule="auto"/>
        <w:jc w:val="left"/>
        <w:rPr>
          <w:rFonts w:eastAsiaTheme="majorEastAsia" w:cstheme="majorBidi"/>
          <w:color w:val="000000" w:themeColor="text1"/>
          <w:spacing w:val="5"/>
          <w:kern w:val="28"/>
          <w:sz w:val="52"/>
          <w:szCs w:val="52"/>
        </w:rPr>
      </w:pPr>
      <w:r>
        <w:br w:type="page"/>
      </w:r>
    </w:p>
    <w:p w:rsidR="00CA58D1" w:rsidRDefault="00CA58D1" w:rsidP="00B73D43">
      <w:pPr>
        <w:pStyle w:val="Titre"/>
        <w:spacing w:line="600" w:lineRule="auto"/>
      </w:pPr>
    </w:p>
    <w:p w:rsidR="00CA58D1" w:rsidRDefault="00CA58D1">
      <w:pPr>
        <w:spacing w:line="276" w:lineRule="auto"/>
        <w:jc w:val="left"/>
        <w:rPr>
          <w:rFonts w:eastAsiaTheme="majorEastAsia" w:cstheme="majorBidi"/>
          <w:color w:val="000000" w:themeColor="text1"/>
          <w:spacing w:val="5"/>
          <w:kern w:val="28"/>
          <w:sz w:val="52"/>
          <w:szCs w:val="52"/>
        </w:rPr>
      </w:pPr>
      <w:r>
        <w:br w:type="page"/>
      </w:r>
    </w:p>
    <w:p w:rsidR="00B526F6" w:rsidRDefault="00DA64BF" w:rsidP="00B73D43">
      <w:pPr>
        <w:pStyle w:val="Titre"/>
        <w:spacing w:line="600" w:lineRule="auto"/>
      </w:pPr>
      <w:r>
        <w:lastRenderedPageBreak/>
        <w:t>Résumé</w:t>
      </w:r>
    </w:p>
    <w:p w:rsidR="00C618E8" w:rsidRDefault="00C618E8" w:rsidP="00C618E8">
      <w:r>
        <w:t xml:space="preserve">      Ce rapport décrit le travail que j’ai effectué à la société Coheris dans le cadre de mon stage de fin </w:t>
      </w:r>
      <w:r w:rsidR="00404111">
        <w:t>d’</w:t>
      </w:r>
      <w:r>
        <w:t xml:space="preserve">études en vue d’obtention du diplôme de Master Informatique spécialité systèmes et applications réparties. </w:t>
      </w:r>
    </w:p>
    <w:p w:rsidR="00C618E8" w:rsidRDefault="00C618E8" w:rsidP="00C618E8">
      <w:r>
        <w:t xml:space="preserve">      Éditeur français de logiciels </w:t>
      </w:r>
      <w:r w:rsidRPr="00997820">
        <w:t xml:space="preserve">de gestion de la relation client (CRM), </w:t>
      </w:r>
      <w:r>
        <w:t xml:space="preserve">la société a décidé de </w:t>
      </w:r>
      <w:r w:rsidRPr="006737E1">
        <w:t xml:space="preserve">lancer </w:t>
      </w:r>
      <w:r>
        <w:t>une nouvelle</w:t>
      </w:r>
      <w:r w:rsidRPr="006737E1">
        <w:t xml:space="preserve"> offre modulaire</w:t>
      </w:r>
      <w:r>
        <w:t xml:space="preserve"> afin de </w:t>
      </w:r>
      <w:r w:rsidRPr="006737E1">
        <w:t>propose</w:t>
      </w:r>
      <w:r>
        <w:t>r</w:t>
      </w:r>
      <w:r w:rsidRPr="006737E1">
        <w:t xml:space="preserve"> un</w:t>
      </w:r>
      <w:r>
        <w:t xml:space="preserve">e gamme complète d'applications </w:t>
      </w:r>
      <w:r w:rsidRPr="006737E1">
        <w:t xml:space="preserve">CRM en mode SaaS </w:t>
      </w:r>
      <w:r>
        <w:t xml:space="preserve">à </w:t>
      </w:r>
      <w:r w:rsidRPr="006737E1">
        <w:t>la demande</w:t>
      </w:r>
      <w:r>
        <w:t>.</w:t>
      </w:r>
    </w:p>
    <w:p w:rsidR="00597EEE" w:rsidRDefault="00C618E8" w:rsidP="00C618E8">
      <w:r>
        <w:t xml:space="preserve">      Intégré au sein de l’équipe de recherche et développement CRM, j’ai eu en charge de mettre en œuvre une nouvelle architecture basée sur l’approche Domain-Driven Design et d’intégrer la solution SPAD RealTime dans le nouveau module social. Au cours de cette mission, j’ai ainsi pu parfaire mes connaissances sur le langage JAVA et le Framework Java entreprise Edition dans sa dernière spécification 7, </w:t>
      </w:r>
      <w:r w:rsidR="00404111">
        <w:t xml:space="preserve">puis </w:t>
      </w:r>
      <w:r>
        <w:t>de réaliser une veille technologique sur les systèmes de planification de tâches et de pratiquer la conception avec l’approche Domai</w:t>
      </w:r>
      <w:r w:rsidR="00B73D43">
        <w:t xml:space="preserve">n-Driven </w:t>
      </w:r>
      <w:r w:rsidR="00404111">
        <w:t>Design ainsi que l’approche CQRS</w:t>
      </w:r>
      <w:r w:rsidR="00B73D43">
        <w:t>.</w:t>
      </w:r>
    </w:p>
    <w:p w:rsidR="00B73D43" w:rsidRDefault="00B73D43" w:rsidP="00C618E8"/>
    <w:p w:rsidR="00034E52" w:rsidRPr="00E22F05" w:rsidRDefault="00034E52" w:rsidP="00B73D43">
      <w:pPr>
        <w:pStyle w:val="Titre4"/>
        <w:spacing w:before="240"/>
        <w:rPr>
          <w:lang w:val="en-US"/>
          <w:rPrChange w:id="0" w:author="Ameni Letaief" w:date="2015-09-03T20:23:00Z">
            <w:rPr/>
          </w:rPrChange>
        </w:rPr>
      </w:pPr>
      <w:r w:rsidRPr="00E22F05">
        <w:rPr>
          <w:lang w:val="en-US"/>
          <w:rPrChange w:id="1" w:author="Ameni Letaief" w:date="2015-09-03T20:23:00Z">
            <w:rPr/>
          </w:rPrChange>
        </w:rPr>
        <w:t>Mots clés</w:t>
      </w:r>
    </w:p>
    <w:p w:rsidR="00B73D43" w:rsidRPr="00597EEE" w:rsidRDefault="00597EEE" w:rsidP="00597EEE">
      <w:pPr>
        <w:spacing w:line="240" w:lineRule="auto"/>
        <w:rPr>
          <w:sz w:val="22"/>
          <w:lang w:val="en-US"/>
        </w:rPr>
      </w:pPr>
      <w:r w:rsidRPr="00E22F05">
        <w:rPr>
          <w:lang w:val="en-US"/>
          <w:rPrChange w:id="2" w:author="Ameni Letaief" w:date="2015-09-03T20:23:00Z">
            <w:rPr/>
          </w:rPrChange>
        </w:rPr>
        <w:t xml:space="preserve">      </w:t>
      </w:r>
      <w:r w:rsidR="00034E52" w:rsidRPr="00597EEE">
        <w:rPr>
          <w:sz w:val="22"/>
          <w:lang w:val="en-US"/>
        </w:rPr>
        <w:t>CRM, DDD (Domain-Driven Disign)</w:t>
      </w:r>
      <w:r w:rsidR="00A003B6">
        <w:rPr>
          <w:sz w:val="22"/>
          <w:lang w:val="en-US"/>
        </w:rPr>
        <w:t>, CQRS (</w:t>
      </w:r>
      <w:r w:rsidR="00A003B6" w:rsidRPr="00A003B6">
        <w:rPr>
          <w:sz w:val="22"/>
          <w:lang w:val="en-US"/>
        </w:rPr>
        <w:t>Command and Query Responsibility Segregation</w:t>
      </w:r>
      <w:r w:rsidR="00A003B6">
        <w:rPr>
          <w:sz w:val="22"/>
          <w:lang w:val="en-US"/>
        </w:rPr>
        <w:t>)</w:t>
      </w:r>
      <w:r w:rsidR="00034E52" w:rsidRPr="00597EEE">
        <w:rPr>
          <w:sz w:val="22"/>
          <w:lang w:val="en-US"/>
        </w:rPr>
        <w:t xml:space="preserve">, Quartz, Graph </w:t>
      </w:r>
      <w:ins w:id="3" w:author="Ameni Letaief" w:date="2015-09-03T20:38:00Z">
        <w:r w:rsidR="00617809" w:rsidRPr="00597EEE">
          <w:rPr>
            <w:sz w:val="22"/>
            <w:lang w:val="en-US"/>
          </w:rPr>
          <w:t>A</w:t>
        </w:r>
        <w:r w:rsidR="00617809">
          <w:rPr>
            <w:sz w:val="22"/>
            <w:lang w:val="en-US"/>
          </w:rPr>
          <w:t>PI</w:t>
        </w:r>
        <w:r w:rsidR="00617809" w:rsidRPr="00597EEE">
          <w:rPr>
            <w:sz w:val="22"/>
            <w:lang w:val="en-US"/>
          </w:rPr>
          <w:t xml:space="preserve"> </w:t>
        </w:r>
      </w:ins>
      <w:r w:rsidR="00034E52" w:rsidRPr="00597EEE">
        <w:rPr>
          <w:sz w:val="22"/>
          <w:lang w:val="en-US"/>
        </w:rPr>
        <w:t>Facebook, JAVA, JSF, REST,</w:t>
      </w:r>
      <w:r w:rsidRPr="00597EEE">
        <w:rPr>
          <w:lang w:val="en-US"/>
        </w:rPr>
        <w:t xml:space="preserve"> </w:t>
      </w:r>
      <w:r w:rsidR="00034E52" w:rsidRPr="00597EEE">
        <w:rPr>
          <w:sz w:val="22"/>
          <w:lang w:val="en-US"/>
        </w:rPr>
        <w:t>Text mining</w:t>
      </w:r>
      <w:r w:rsidR="00B73D43">
        <w:rPr>
          <w:sz w:val="22"/>
          <w:lang w:val="en-US"/>
        </w:rPr>
        <w:t>.</w:t>
      </w:r>
    </w:p>
    <w:p w:rsidR="00034E52" w:rsidRPr="00034E52" w:rsidRDefault="00034E52" w:rsidP="00B73D43">
      <w:pPr>
        <w:pStyle w:val="Titre4"/>
        <w:spacing w:before="240"/>
        <w:rPr>
          <w:lang w:val="en-US"/>
        </w:rPr>
      </w:pPr>
      <w:r w:rsidRPr="00034E52">
        <w:rPr>
          <w:lang w:val="en-US"/>
        </w:rPr>
        <w:t>Contacts</w:t>
      </w:r>
    </w:p>
    <w:p w:rsidR="00034E52" w:rsidRPr="00597EEE" w:rsidRDefault="00034E52" w:rsidP="00597EEE">
      <w:pPr>
        <w:pStyle w:val="Paragraphedeliste"/>
        <w:numPr>
          <w:ilvl w:val="0"/>
          <w:numId w:val="34"/>
        </w:numPr>
        <w:spacing w:after="0" w:line="276" w:lineRule="auto"/>
        <w:rPr>
          <w:sz w:val="22"/>
          <w:lang w:val="en-US"/>
        </w:rPr>
      </w:pPr>
      <w:r w:rsidRPr="00597EEE">
        <w:rPr>
          <w:sz w:val="22"/>
          <w:lang w:val="en-US"/>
        </w:rPr>
        <w:t>Christophe Debarre </w:t>
      </w:r>
    </w:p>
    <w:p w:rsidR="00034E52" w:rsidRPr="00597EEE" w:rsidRDefault="00034E52" w:rsidP="00597EEE">
      <w:pPr>
        <w:spacing w:after="0" w:line="276" w:lineRule="auto"/>
        <w:ind w:firstLine="708"/>
        <w:rPr>
          <w:sz w:val="22"/>
        </w:rPr>
      </w:pPr>
      <w:r w:rsidRPr="00597EEE">
        <w:rPr>
          <w:sz w:val="22"/>
        </w:rPr>
        <w:t>Chief Technology Officer</w:t>
      </w:r>
    </w:p>
    <w:p w:rsidR="00034E52" w:rsidRPr="00597EEE" w:rsidRDefault="00034E52" w:rsidP="00597EEE">
      <w:pPr>
        <w:spacing w:after="0" w:line="276" w:lineRule="auto"/>
        <w:ind w:left="708"/>
        <w:rPr>
          <w:sz w:val="22"/>
        </w:rPr>
      </w:pPr>
      <w:r w:rsidRPr="00597EEE">
        <w:rPr>
          <w:sz w:val="22"/>
        </w:rPr>
        <w:t>4, rue du port aux Vins - F-92150 Suresnes</w:t>
      </w:r>
    </w:p>
    <w:p w:rsidR="00034E52" w:rsidRPr="00597EEE" w:rsidRDefault="00034E52" w:rsidP="00597EEE">
      <w:pPr>
        <w:spacing w:after="0" w:line="276" w:lineRule="auto"/>
        <w:ind w:firstLine="708"/>
        <w:rPr>
          <w:sz w:val="22"/>
        </w:rPr>
      </w:pPr>
      <w:r w:rsidRPr="00597EEE">
        <w:rPr>
          <w:sz w:val="22"/>
        </w:rPr>
        <w:t>cdebarre@coheris.com -</w:t>
      </w:r>
      <w:r w:rsidRPr="00597EEE">
        <w:rPr>
          <w:rStyle w:val="apple-converted-space"/>
          <w:b/>
          <w:sz w:val="22"/>
        </w:rPr>
        <w:t> </w:t>
      </w:r>
      <w:hyperlink r:id="rId10" w:history="1">
        <w:r w:rsidRPr="00597EEE">
          <w:rPr>
            <w:rStyle w:val="Lienhypertexte"/>
            <w:b/>
            <w:color w:val="auto"/>
            <w:sz w:val="22"/>
          </w:rPr>
          <w:t>www.coheris.com</w:t>
        </w:r>
      </w:hyperlink>
    </w:p>
    <w:p w:rsidR="00034E52" w:rsidRPr="00597EEE" w:rsidRDefault="00034E52" w:rsidP="00597EEE">
      <w:pPr>
        <w:pStyle w:val="Paragraphedeliste"/>
        <w:numPr>
          <w:ilvl w:val="0"/>
          <w:numId w:val="34"/>
        </w:numPr>
        <w:spacing w:before="240" w:after="0" w:line="276" w:lineRule="auto"/>
        <w:rPr>
          <w:sz w:val="22"/>
        </w:rPr>
      </w:pPr>
      <w:r w:rsidRPr="00597EEE">
        <w:rPr>
          <w:sz w:val="22"/>
        </w:rPr>
        <w:t>Ludovic Chabot </w:t>
      </w:r>
    </w:p>
    <w:p w:rsidR="00034E52" w:rsidRPr="00597EEE" w:rsidRDefault="00A003B6" w:rsidP="00597EEE">
      <w:pPr>
        <w:spacing w:after="0" w:line="276" w:lineRule="auto"/>
        <w:ind w:left="708"/>
        <w:rPr>
          <w:sz w:val="22"/>
        </w:rPr>
      </w:pPr>
      <w:r>
        <w:rPr>
          <w:sz w:val="22"/>
        </w:rPr>
        <w:t xml:space="preserve">Responsable </w:t>
      </w:r>
      <w:r w:rsidR="00034E52" w:rsidRPr="00597EEE">
        <w:rPr>
          <w:sz w:val="22"/>
        </w:rPr>
        <w:t>R&amp;D CRM </w:t>
      </w:r>
    </w:p>
    <w:p w:rsidR="00034E52" w:rsidRPr="00597EEE" w:rsidRDefault="00034E52" w:rsidP="00597EEE">
      <w:pPr>
        <w:spacing w:after="0" w:line="276" w:lineRule="auto"/>
        <w:ind w:left="708"/>
        <w:rPr>
          <w:sz w:val="22"/>
        </w:rPr>
      </w:pPr>
      <w:r w:rsidRPr="00597EEE">
        <w:rPr>
          <w:sz w:val="22"/>
        </w:rPr>
        <w:t>4, rue du Port aux Vins - 92150 Suresnes</w:t>
      </w:r>
    </w:p>
    <w:p w:rsidR="00C618E8" w:rsidRPr="00597EEE" w:rsidRDefault="00034E52" w:rsidP="00597EEE">
      <w:pPr>
        <w:spacing w:after="0" w:line="276" w:lineRule="auto"/>
        <w:ind w:left="708"/>
        <w:rPr>
          <w:sz w:val="22"/>
        </w:rPr>
      </w:pPr>
      <w:r w:rsidRPr="00597EEE">
        <w:rPr>
          <w:sz w:val="22"/>
        </w:rPr>
        <w:t>lchabot@coheris.com -</w:t>
      </w:r>
      <w:r w:rsidRPr="00597EEE">
        <w:rPr>
          <w:rStyle w:val="apple-converted-space"/>
          <w:b/>
          <w:sz w:val="22"/>
        </w:rPr>
        <w:t> </w:t>
      </w:r>
      <w:hyperlink r:id="rId11" w:history="1">
        <w:r w:rsidRPr="00597EEE">
          <w:rPr>
            <w:rStyle w:val="Lienhypertexte"/>
            <w:b/>
            <w:color w:val="auto"/>
            <w:sz w:val="22"/>
          </w:rPr>
          <w:t>www.coheris.com</w:t>
        </w:r>
      </w:hyperlink>
    </w:p>
    <w:p w:rsidR="00C618E8" w:rsidRDefault="00C618E8" w:rsidP="0022327B">
      <w:pPr>
        <w:sectPr w:rsidR="00C618E8" w:rsidSect="0084790D">
          <w:headerReference w:type="default" r:id="rId12"/>
          <w:footerReference w:type="default" r:id="rId13"/>
          <w:headerReference w:type="first" r:id="rId14"/>
          <w:footerReference w:type="first" r:id="rId15"/>
          <w:pgSz w:w="11906" w:h="16838"/>
          <w:pgMar w:top="1525" w:right="1983" w:bottom="1440" w:left="1985" w:header="708" w:footer="708" w:gutter="0"/>
          <w:pgNumType w:fmt="lowerRoman" w:start="0"/>
          <w:cols w:space="708"/>
          <w:titlePg/>
          <w:docGrid w:linePitch="360"/>
        </w:sectPr>
      </w:pPr>
    </w:p>
    <w:p w:rsidR="0022327B" w:rsidRPr="0022327B" w:rsidRDefault="0022327B" w:rsidP="00A17FCD">
      <w:pPr>
        <w:pStyle w:val="Titre"/>
        <w:spacing w:line="600" w:lineRule="auto"/>
      </w:pPr>
      <w:r>
        <w:lastRenderedPageBreak/>
        <w:t>Remerciements</w:t>
      </w:r>
    </w:p>
    <w:p w:rsidR="00D30AFF" w:rsidRDefault="00597EEE" w:rsidP="00597EEE">
      <w:pPr>
        <w:rPr>
          <w:shd w:val="clear" w:color="auto" w:fill="FFFFFF"/>
        </w:rPr>
      </w:pPr>
      <w:r>
        <w:t xml:space="preserve">      </w:t>
      </w:r>
      <w:r w:rsidR="00D30AFF">
        <w:rPr>
          <w:shd w:val="clear" w:color="auto" w:fill="FFFFFF"/>
        </w:rPr>
        <w:t>Je remercie</w:t>
      </w:r>
      <w:r w:rsidR="00A003B6">
        <w:rPr>
          <w:shd w:val="clear" w:color="auto" w:fill="FFFFFF"/>
        </w:rPr>
        <w:t>,</w:t>
      </w:r>
      <w:r w:rsidR="00D30AFF">
        <w:rPr>
          <w:shd w:val="clear" w:color="auto" w:fill="FFFFFF"/>
        </w:rPr>
        <w:t xml:space="preserve"> tout d’abord</w:t>
      </w:r>
      <w:r w:rsidR="00A003B6">
        <w:rPr>
          <w:shd w:val="clear" w:color="auto" w:fill="FFFFFF"/>
        </w:rPr>
        <w:t>,</w:t>
      </w:r>
      <w:r w:rsidR="00D30AFF">
        <w:rPr>
          <w:shd w:val="clear" w:color="auto" w:fill="FFFFFF"/>
        </w:rPr>
        <w:t xml:space="preserve"> toutes les personnes qui m’ont donné la chance de rejoindre une équipe de développement au sein de COHERIS, et qui ont contribué</w:t>
      </w:r>
      <w:r w:rsidR="00A003B6">
        <w:rPr>
          <w:shd w:val="clear" w:color="auto" w:fill="FFFFFF"/>
        </w:rPr>
        <w:t>es</w:t>
      </w:r>
      <w:r w:rsidR="00D30AFF">
        <w:rPr>
          <w:shd w:val="clear" w:color="auto" w:fill="FFFFFF"/>
        </w:rPr>
        <w:t xml:space="preserve"> au succès de mon stage.</w:t>
      </w:r>
    </w:p>
    <w:p w:rsidR="00B526F6" w:rsidRDefault="00597EEE" w:rsidP="00597EEE">
      <w:r>
        <w:t xml:space="preserve">      </w:t>
      </w:r>
      <w:r w:rsidR="00D30AFF">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rsidR="00D30AFF">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597EEE" w:rsidP="00597EEE">
      <w:r>
        <w:t xml:space="preserve">      </w:t>
      </w:r>
      <w:r w:rsidR="00D30AFF">
        <w:t xml:space="preserve">Je remercie </w:t>
      </w:r>
      <w:r w:rsidR="00B16F49">
        <w:t>é</w:t>
      </w:r>
      <w:r w:rsidR="00B526F6">
        <w:t xml:space="preserve">galement mon tuteur universitaire, </w:t>
      </w:r>
      <w:r w:rsidR="00B16F49">
        <w:t xml:space="preserve">Madame </w:t>
      </w:r>
      <w:r w:rsidR="00B16F49" w:rsidRPr="00B16F49">
        <w:t>Luciana Arantes</w:t>
      </w:r>
      <w:r w:rsidR="00B526F6">
        <w:t xml:space="preserve">, pour son suivi tout au long de ce stage. </w:t>
      </w:r>
    </w:p>
    <w:p w:rsidR="0022327B" w:rsidRDefault="00597EEE" w:rsidP="00597EEE">
      <w:r>
        <w:t xml:space="preserve">      </w:t>
      </w:r>
      <w:r w:rsidR="00D0598A">
        <w:t xml:space="preserve">Enfin, je salue </w:t>
      </w:r>
      <w:r w:rsidR="00B526F6">
        <w:t xml:space="preserve">l’ensemble des collaborateurs de </w:t>
      </w:r>
      <w:r w:rsidR="00B16F49">
        <w:t xml:space="preserve">COHERIS </w:t>
      </w:r>
      <w:r w:rsidR="00B526F6">
        <w:t>pour leur accueil</w:t>
      </w:r>
      <w:r w:rsidR="00D0598A">
        <w:t xml:space="preserve"> et leur esprit d’équipe </w:t>
      </w:r>
      <w:r w:rsidR="00B16F49">
        <w:t>qui a facilité</w:t>
      </w:r>
      <w:r w:rsidR="00B526F6">
        <w:t xml:space="preserve"> mon int</w:t>
      </w:r>
      <w:r w:rsidR="00B16F49">
        <w:t>é</w:t>
      </w:r>
      <w:r w:rsidR="00B526F6">
        <w:t>gration dans l’entreprise.</w:t>
      </w:r>
    </w:p>
    <w:p w:rsidR="00605126" w:rsidRDefault="00605126" w:rsidP="0022327B">
      <w:pPr>
        <w:sectPr w:rsidR="00605126" w:rsidSect="0084790D">
          <w:headerReference w:type="first" r:id="rId16"/>
          <w:footerReference w:type="first" r:id="rId17"/>
          <w:pgSz w:w="11906" w:h="16838"/>
          <w:pgMar w:top="1440" w:right="1983" w:bottom="1440" w:left="1985" w:header="708" w:footer="708" w:gutter="0"/>
          <w:pgNumType w:fmt="lowerRoman"/>
          <w:cols w:space="708"/>
          <w:titlePg/>
          <w:docGrid w:linePitch="360"/>
        </w:sectPr>
      </w:pPr>
    </w:p>
    <w:p w:rsidR="0022327B" w:rsidRDefault="0022327B" w:rsidP="00A17FCD">
      <w:pPr>
        <w:pStyle w:val="Titre"/>
        <w:spacing w:line="600" w:lineRule="auto"/>
      </w:pPr>
      <w:r>
        <w:lastRenderedPageBreak/>
        <w:t>Sommaire</w:t>
      </w:r>
    </w:p>
    <w:p w:rsidR="00D9415A" w:rsidRPr="00D9415A" w:rsidRDefault="00F249A1">
      <w:pPr>
        <w:pStyle w:val="TM1"/>
        <w:rPr>
          <w:rFonts w:asciiTheme="minorHAnsi" w:eastAsiaTheme="minorEastAsia" w:hAnsiTheme="minorHAnsi"/>
          <w:b w:val="0"/>
          <w:bCs w:val="0"/>
          <w:caps w:val="0"/>
          <w:noProof/>
          <w:sz w:val="22"/>
          <w:szCs w:val="22"/>
          <w:lang w:eastAsia="fr-FR"/>
        </w:rPr>
      </w:pPr>
      <w:r w:rsidRPr="005B78D5">
        <w:rPr>
          <w:rFonts w:ascii="Cambria" w:hAnsi="Cambria" w:cs="Times New Roman"/>
          <w:sz w:val="24"/>
          <w:szCs w:val="24"/>
        </w:rPr>
        <w:fldChar w:fldCharType="begin"/>
      </w:r>
      <w:r w:rsidR="00D21FC5" w:rsidRPr="005B78D5">
        <w:rPr>
          <w:rFonts w:ascii="Cambria" w:hAnsi="Cambria" w:cs="Times New Roman"/>
          <w:sz w:val="24"/>
          <w:szCs w:val="24"/>
        </w:rPr>
        <w:instrText xml:space="preserve"> TOC \o "1-3" \h \z \u </w:instrText>
      </w:r>
      <w:r w:rsidRPr="005B78D5">
        <w:rPr>
          <w:rFonts w:ascii="Cambria" w:hAnsi="Cambria" w:cs="Times New Roman"/>
          <w:sz w:val="24"/>
          <w:szCs w:val="24"/>
        </w:rPr>
        <w:fldChar w:fldCharType="separate"/>
      </w:r>
      <w:hyperlink w:anchor="_Toc429077872" w:history="1">
        <w:r w:rsidR="00D9415A" w:rsidRPr="00D9415A">
          <w:rPr>
            <w:rStyle w:val="Lienhypertexte"/>
            <w:noProof/>
          </w:rPr>
          <w:t>Introduction</w:t>
        </w:r>
        <w:r w:rsidR="00D9415A" w:rsidRPr="00D9415A">
          <w:rPr>
            <w:noProof/>
            <w:webHidden/>
          </w:rPr>
          <w:tab/>
        </w:r>
        <w:r w:rsidR="00D9415A" w:rsidRPr="00D9415A">
          <w:rPr>
            <w:noProof/>
            <w:webHidden/>
          </w:rPr>
          <w:fldChar w:fldCharType="begin"/>
        </w:r>
        <w:r w:rsidR="00D9415A" w:rsidRPr="00D9415A">
          <w:rPr>
            <w:noProof/>
            <w:webHidden/>
          </w:rPr>
          <w:instrText xml:space="preserve"> PAGEREF _Toc429077872 \h </w:instrText>
        </w:r>
        <w:r w:rsidR="00D9415A" w:rsidRPr="00D9415A">
          <w:rPr>
            <w:noProof/>
            <w:webHidden/>
          </w:rPr>
        </w:r>
        <w:r w:rsidR="00D9415A" w:rsidRPr="00D9415A">
          <w:rPr>
            <w:noProof/>
            <w:webHidden/>
          </w:rPr>
          <w:fldChar w:fldCharType="separate"/>
        </w:r>
        <w:r w:rsidR="00D9415A" w:rsidRPr="00D9415A">
          <w:rPr>
            <w:noProof/>
            <w:webHidden/>
          </w:rPr>
          <w:t>6</w:t>
        </w:r>
        <w:r w:rsidR="00D9415A" w:rsidRPr="00D9415A">
          <w:rPr>
            <w:noProof/>
            <w:webHidden/>
          </w:rPr>
          <w:fldChar w:fldCharType="end"/>
        </w:r>
      </w:hyperlink>
    </w:p>
    <w:p w:rsidR="00D9415A" w:rsidRPr="00D9415A" w:rsidRDefault="00D9415A">
      <w:pPr>
        <w:pStyle w:val="TM1"/>
        <w:rPr>
          <w:rFonts w:asciiTheme="minorHAnsi" w:eastAsiaTheme="minorEastAsia" w:hAnsiTheme="minorHAnsi"/>
          <w:b w:val="0"/>
          <w:bCs w:val="0"/>
          <w:caps w:val="0"/>
          <w:noProof/>
          <w:sz w:val="22"/>
          <w:szCs w:val="22"/>
          <w:lang w:eastAsia="fr-FR"/>
        </w:rPr>
      </w:pPr>
      <w:hyperlink w:anchor="_Toc429077873" w:history="1">
        <w:r w:rsidRPr="00D9415A">
          <w:rPr>
            <w:rStyle w:val="Lienhypertexte"/>
            <w:noProof/>
          </w:rPr>
          <w:t>1</w:t>
        </w:r>
        <w:r w:rsidRPr="00D9415A">
          <w:rPr>
            <w:rFonts w:asciiTheme="minorHAnsi" w:eastAsiaTheme="minorEastAsia" w:hAnsiTheme="minorHAnsi"/>
            <w:b w:val="0"/>
            <w:bCs w:val="0"/>
            <w:caps w:val="0"/>
            <w:noProof/>
            <w:sz w:val="22"/>
            <w:szCs w:val="22"/>
            <w:lang w:eastAsia="fr-FR"/>
          </w:rPr>
          <w:tab/>
        </w:r>
        <w:r w:rsidRPr="00D9415A">
          <w:rPr>
            <w:rStyle w:val="Lienhypertexte"/>
            <w:noProof/>
          </w:rPr>
          <w:t>Présentation du stage</w:t>
        </w:r>
        <w:r w:rsidRPr="00D9415A">
          <w:rPr>
            <w:noProof/>
            <w:webHidden/>
          </w:rPr>
          <w:tab/>
        </w:r>
        <w:r w:rsidRPr="00D9415A">
          <w:rPr>
            <w:noProof/>
            <w:webHidden/>
          </w:rPr>
          <w:fldChar w:fldCharType="begin"/>
        </w:r>
        <w:r w:rsidRPr="00D9415A">
          <w:rPr>
            <w:noProof/>
            <w:webHidden/>
          </w:rPr>
          <w:instrText xml:space="preserve"> PAGEREF _Toc429077873 \h </w:instrText>
        </w:r>
        <w:r w:rsidRPr="00D9415A">
          <w:rPr>
            <w:noProof/>
            <w:webHidden/>
          </w:rPr>
        </w:r>
        <w:r w:rsidRPr="00D9415A">
          <w:rPr>
            <w:noProof/>
            <w:webHidden/>
          </w:rPr>
          <w:fldChar w:fldCharType="separate"/>
        </w:r>
        <w:r w:rsidRPr="00D9415A">
          <w:rPr>
            <w:noProof/>
            <w:webHidden/>
          </w:rPr>
          <w:t>7</w:t>
        </w:r>
        <w:r w:rsidRPr="00D9415A">
          <w:rPr>
            <w:noProof/>
            <w:webHidden/>
          </w:rPr>
          <w:fldChar w:fldCharType="end"/>
        </w:r>
      </w:hyperlink>
    </w:p>
    <w:p w:rsidR="00D9415A" w:rsidRPr="00D9415A" w:rsidRDefault="00D9415A">
      <w:pPr>
        <w:pStyle w:val="TM2"/>
        <w:rPr>
          <w:rFonts w:asciiTheme="minorHAnsi" w:eastAsiaTheme="minorEastAsia" w:hAnsiTheme="minorHAnsi"/>
          <w:b w:val="0"/>
          <w:smallCaps w:val="0"/>
          <w:sz w:val="22"/>
          <w:lang w:eastAsia="fr-FR"/>
        </w:rPr>
      </w:pPr>
      <w:hyperlink w:anchor="_Toc429077874" w:history="1">
        <w:r w:rsidRPr="00D9415A">
          <w:rPr>
            <w:rStyle w:val="Lienhypertexte"/>
          </w:rPr>
          <w:t>1.1</w:t>
        </w:r>
        <w:r w:rsidRPr="00D9415A">
          <w:rPr>
            <w:rFonts w:asciiTheme="minorHAnsi" w:eastAsiaTheme="minorEastAsia" w:hAnsiTheme="minorHAnsi"/>
            <w:b w:val="0"/>
            <w:smallCaps w:val="0"/>
            <w:sz w:val="22"/>
            <w:lang w:eastAsia="fr-FR"/>
          </w:rPr>
          <w:tab/>
        </w:r>
        <w:r w:rsidRPr="00D9415A">
          <w:rPr>
            <w:rStyle w:val="Lienhypertexte"/>
          </w:rPr>
          <w:t>Société Coheris</w:t>
        </w:r>
        <w:r w:rsidRPr="00D9415A">
          <w:rPr>
            <w:webHidden/>
          </w:rPr>
          <w:tab/>
        </w:r>
        <w:r w:rsidRPr="00D9415A">
          <w:rPr>
            <w:webHidden/>
          </w:rPr>
          <w:fldChar w:fldCharType="begin"/>
        </w:r>
        <w:r w:rsidRPr="00D9415A">
          <w:rPr>
            <w:webHidden/>
          </w:rPr>
          <w:instrText xml:space="preserve"> PAGEREF _Toc429077874 \h </w:instrText>
        </w:r>
        <w:r w:rsidRPr="00D9415A">
          <w:rPr>
            <w:webHidden/>
          </w:rPr>
        </w:r>
        <w:r w:rsidRPr="00D9415A">
          <w:rPr>
            <w:webHidden/>
          </w:rPr>
          <w:fldChar w:fldCharType="separate"/>
        </w:r>
        <w:r w:rsidRPr="00D9415A">
          <w:rPr>
            <w:webHidden/>
          </w:rPr>
          <w:t>8</w:t>
        </w:r>
        <w:r w:rsidRPr="00D9415A">
          <w:rPr>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75" w:history="1">
        <w:r w:rsidRPr="00D9415A">
          <w:rPr>
            <w:rStyle w:val="Lienhypertexte"/>
            <w:i w:val="0"/>
            <w:noProof/>
          </w:rPr>
          <w:t>1.1.1</w:t>
        </w:r>
        <w:r w:rsidRPr="00D9415A">
          <w:rPr>
            <w:rFonts w:asciiTheme="minorHAnsi" w:eastAsiaTheme="minorEastAsia" w:hAnsiTheme="minorHAnsi"/>
            <w:i w:val="0"/>
            <w:iCs w:val="0"/>
            <w:noProof/>
            <w:sz w:val="22"/>
            <w:szCs w:val="22"/>
            <w:lang w:eastAsia="fr-FR"/>
          </w:rPr>
          <w:tab/>
        </w:r>
        <w:r w:rsidRPr="00D9415A">
          <w:rPr>
            <w:rStyle w:val="Lienhypertexte"/>
            <w:i w:val="0"/>
            <w:noProof/>
          </w:rPr>
          <w:t>Présentation</w:t>
        </w:r>
        <w:r w:rsidRPr="00D9415A">
          <w:rPr>
            <w:i w:val="0"/>
            <w:noProof/>
            <w:webHidden/>
          </w:rPr>
          <w:tab/>
        </w:r>
        <w:r w:rsidRPr="00D9415A">
          <w:rPr>
            <w:i w:val="0"/>
            <w:noProof/>
            <w:webHidden/>
          </w:rPr>
          <w:fldChar w:fldCharType="begin"/>
        </w:r>
        <w:r w:rsidRPr="00D9415A">
          <w:rPr>
            <w:i w:val="0"/>
            <w:noProof/>
            <w:webHidden/>
          </w:rPr>
          <w:instrText xml:space="preserve"> PAGEREF _Toc429077875 \h </w:instrText>
        </w:r>
        <w:r w:rsidRPr="00D9415A">
          <w:rPr>
            <w:i w:val="0"/>
            <w:noProof/>
            <w:webHidden/>
          </w:rPr>
        </w:r>
        <w:r w:rsidRPr="00D9415A">
          <w:rPr>
            <w:i w:val="0"/>
            <w:noProof/>
            <w:webHidden/>
          </w:rPr>
          <w:fldChar w:fldCharType="separate"/>
        </w:r>
        <w:r w:rsidRPr="00D9415A">
          <w:rPr>
            <w:i w:val="0"/>
            <w:noProof/>
            <w:webHidden/>
          </w:rPr>
          <w:t>8</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76" w:history="1">
        <w:r w:rsidRPr="00D9415A">
          <w:rPr>
            <w:rStyle w:val="Lienhypertexte"/>
            <w:i w:val="0"/>
            <w:noProof/>
          </w:rPr>
          <w:t>1.1.2</w:t>
        </w:r>
        <w:r w:rsidRPr="00D9415A">
          <w:rPr>
            <w:rFonts w:asciiTheme="minorHAnsi" w:eastAsiaTheme="minorEastAsia" w:hAnsiTheme="minorHAnsi"/>
            <w:i w:val="0"/>
            <w:iCs w:val="0"/>
            <w:noProof/>
            <w:sz w:val="22"/>
            <w:szCs w:val="22"/>
            <w:lang w:eastAsia="fr-FR"/>
          </w:rPr>
          <w:tab/>
        </w:r>
        <w:r w:rsidRPr="00D9415A">
          <w:rPr>
            <w:rStyle w:val="Lienhypertexte"/>
            <w:i w:val="0"/>
            <w:noProof/>
          </w:rPr>
          <w:t>Produits</w:t>
        </w:r>
        <w:r w:rsidRPr="00D9415A">
          <w:rPr>
            <w:i w:val="0"/>
            <w:noProof/>
            <w:webHidden/>
          </w:rPr>
          <w:tab/>
        </w:r>
        <w:r w:rsidRPr="00D9415A">
          <w:rPr>
            <w:i w:val="0"/>
            <w:noProof/>
            <w:webHidden/>
          </w:rPr>
          <w:fldChar w:fldCharType="begin"/>
        </w:r>
        <w:r w:rsidRPr="00D9415A">
          <w:rPr>
            <w:i w:val="0"/>
            <w:noProof/>
            <w:webHidden/>
          </w:rPr>
          <w:instrText xml:space="preserve"> PAGEREF _Toc429077876 \h </w:instrText>
        </w:r>
        <w:r w:rsidRPr="00D9415A">
          <w:rPr>
            <w:i w:val="0"/>
            <w:noProof/>
            <w:webHidden/>
          </w:rPr>
        </w:r>
        <w:r w:rsidRPr="00D9415A">
          <w:rPr>
            <w:i w:val="0"/>
            <w:noProof/>
            <w:webHidden/>
          </w:rPr>
          <w:fldChar w:fldCharType="separate"/>
        </w:r>
        <w:r w:rsidRPr="00D9415A">
          <w:rPr>
            <w:i w:val="0"/>
            <w:noProof/>
            <w:webHidden/>
          </w:rPr>
          <w:t>8</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77" w:history="1">
        <w:r w:rsidRPr="00D9415A">
          <w:rPr>
            <w:rStyle w:val="Lienhypertexte"/>
            <w:i w:val="0"/>
            <w:noProof/>
          </w:rPr>
          <w:t>1.1.3</w:t>
        </w:r>
        <w:r w:rsidRPr="00D9415A">
          <w:rPr>
            <w:rFonts w:asciiTheme="minorHAnsi" w:eastAsiaTheme="minorEastAsia" w:hAnsiTheme="minorHAnsi"/>
            <w:i w:val="0"/>
            <w:iCs w:val="0"/>
            <w:noProof/>
            <w:sz w:val="22"/>
            <w:szCs w:val="22"/>
            <w:lang w:eastAsia="fr-FR"/>
          </w:rPr>
          <w:tab/>
        </w:r>
        <w:r w:rsidRPr="00D9415A">
          <w:rPr>
            <w:rStyle w:val="Lienhypertexte"/>
            <w:i w:val="0"/>
            <w:noProof/>
          </w:rPr>
          <w:t>Organisation</w:t>
        </w:r>
        <w:r w:rsidRPr="00D9415A">
          <w:rPr>
            <w:i w:val="0"/>
            <w:noProof/>
            <w:webHidden/>
          </w:rPr>
          <w:tab/>
        </w:r>
        <w:r w:rsidRPr="00D9415A">
          <w:rPr>
            <w:i w:val="0"/>
            <w:noProof/>
            <w:webHidden/>
          </w:rPr>
          <w:fldChar w:fldCharType="begin"/>
        </w:r>
        <w:r w:rsidRPr="00D9415A">
          <w:rPr>
            <w:i w:val="0"/>
            <w:noProof/>
            <w:webHidden/>
          </w:rPr>
          <w:instrText xml:space="preserve"> PAGEREF _Toc429077877 \h </w:instrText>
        </w:r>
        <w:r w:rsidRPr="00D9415A">
          <w:rPr>
            <w:i w:val="0"/>
            <w:noProof/>
            <w:webHidden/>
          </w:rPr>
        </w:r>
        <w:r w:rsidRPr="00D9415A">
          <w:rPr>
            <w:i w:val="0"/>
            <w:noProof/>
            <w:webHidden/>
          </w:rPr>
          <w:fldChar w:fldCharType="separate"/>
        </w:r>
        <w:r w:rsidRPr="00D9415A">
          <w:rPr>
            <w:i w:val="0"/>
            <w:noProof/>
            <w:webHidden/>
          </w:rPr>
          <w:t>9</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78" w:history="1">
        <w:r w:rsidRPr="00D9415A">
          <w:rPr>
            <w:rStyle w:val="Lienhypertexte"/>
            <w:i w:val="0"/>
            <w:noProof/>
          </w:rPr>
          <w:t>1.1.4</w:t>
        </w:r>
        <w:r w:rsidRPr="00D9415A">
          <w:rPr>
            <w:rFonts w:asciiTheme="minorHAnsi" w:eastAsiaTheme="minorEastAsia" w:hAnsiTheme="minorHAnsi"/>
            <w:i w:val="0"/>
            <w:iCs w:val="0"/>
            <w:noProof/>
            <w:sz w:val="22"/>
            <w:szCs w:val="22"/>
            <w:lang w:eastAsia="fr-FR"/>
          </w:rPr>
          <w:tab/>
        </w:r>
        <w:r w:rsidRPr="00D9415A">
          <w:rPr>
            <w:rStyle w:val="Lienhypertexte"/>
            <w:i w:val="0"/>
            <w:noProof/>
          </w:rPr>
          <w:t>En chiffres</w:t>
        </w:r>
        <w:r w:rsidRPr="00D9415A">
          <w:rPr>
            <w:i w:val="0"/>
            <w:noProof/>
            <w:webHidden/>
          </w:rPr>
          <w:tab/>
        </w:r>
        <w:r w:rsidRPr="00D9415A">
          <w:rPr>
            <w:i w:val="0"/>
            <w:noProof/>
            <w:webHidden/>
          </w:rPr>
          <w:fldChar w:fldCharType="begin"/>
        </w:r>
        <w:r w:rsidRPr="00D9415A">
          <w:rPr>
            <w:i w:val="0"/>
            <w:noProof/>
            <w:webHidden/>
          </w:rPr>
          <w:instrText xml:space="preserve"> PAGEREF _Toc429077878 \h </w:instrText>
        </w:r>
        <w:r w:rsidRPr="00D9415A">
          <w:rPr>
            <w:i w:val="0"/>
            <w:noProof/>
            <w:webHidden/>
          </w:rPr>
        </w:r>
        <w:r w:rsidRPr="00D9415A">
          <w:rPr>
            <w:i w:val="0"/>
            <w:noProof/>
            <w:webHidden/>
          </w:rPr>
          <w:fldChar w:fldCharType="separate"/>
        </w:r>
        <w:r w:rsidRPr="00D9415A">
          <w:rPr>
            <w:i w:val="0"/>
            <w:noProof/>
            <w:webHidden/>
          </w:rPr>
          <w:t>9</w:t>
        </w:r>
        <w:r w:rsidRPr="00D9415A">
          <w:rPr>
            <w:i w:val="0"/>
            <w:noProof/>
            <w:webHidden/>
          </w:rPr>
          <w:fldChar w:fldCharType="end"/>
        </w:r>
      </w:hyperlink>
    </w:p>
    <w:p w:rsidR="00D9415A" w:rsidRPr="00D9415A" w:rsidRDefault="00D9415A">
      <w:pPr>
        <w:pStyle w:val="TM2"/>
        <w:rPr>
          <w:rFonts w:asciiTheme="minorHAnsi" w:eastAsiaTheme="minorEastAsia" w:hAnsiTheme="minorHAnsi"/>
          <w:b w:val="0"/>
          <w:smallCaps w:val="0"/>
          <w:sz w:val="22"/>
          <w:lang w:eastAsia="fr-FR"/>
        </w:rPr>
      </w:pPr>
      <w:hyperlink w:anchor="_Toc429077879" w:history="1">
        <w:r w:rsidRPr="00D9415A">
          <w:rPr>
            <w:rStyle w:val="Lienhypertexte"/>
          </w:rPr>
          <w:t>1.2</w:t>
        </w:r>
        <w:r w:rsidRPr="00D9415A">
          <w:rPr>
            <w:rFonts w:asciiTheme="minorHAnsi" w:eastAsiaTheme="minorEastAsia" w:hAnsiTheme="minorHAnsi"/>
            <w:b w:val="0"/>
            <w:smallCaps w:val="0"/>
            <w:sz w:val="22"/>
            <w:lang w:eastAsia="fr-FR"/>
          </w:rPr>
          <w:tab/>
        </w:r>
        <w:r w:rsidRPr="00D9415A">
          <w:rPr>
            <w:rStyle w:val="Lienhypertexte"/>
          </w:rPr>
          <w:t>Mission</w:t>
        </w:r>
        <w:r w:rsidRPr="00D9415A">
          <w:rPr>
            <w:webHidden/>
          </w:rPr>
          <w:tab/>
        </w:r>
        <w:r w:rsidRPr="00D9415A">
          <w:rPr>
            <w:webHidden/>
          </w:rPr>
          <w:fldChar w:fldCharType="begin"/>
        </w:r>
        <w:r w:rsidRPr="00D9415A">
          <w:rPr>
            <w:webHidden/>
          </w:rPr>
          <w:instrText xml:space="preserve"> PAGEREF _Toc429077879 \h </w:instrText>
        </w:r>
        <w:r w:rsidRPr="00D9415A">
          <w:rPr>
            <w:webHidden/>
          </w:rPr>
        </w:r>
        <w:r w:rsidRPr="00D9415A">
          <w:rPr>
            <w:webHidden/>
          </w:rPr>
          <w:fldChar w:fldCharType="separate"/>
        </w:r>
        <w:r w:rsidRPr="00D9415A">
          <w:rPr>
            <w:webHidden/>
          </w:rPr>
          <w:t>9</w:t>
        </w:r>
        <w:r w:rsidRPr="00D9415A">
          <w:rPr>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80" w:history="1">
        <w:r w:rsidRPr="00D9415A">
          <w:rPr>
            <w:rStyle w:val="Lienhypertexte"/>
            <w:i w:val="0"/>
            <w:noProof/>
          </w:rPr>
          <w:t>1.2.1</w:t>
        </w:r>
        <w:r w:rsidRPr="00D9415A">
          <w:rPr>
            <w:rFonts w:asciiTheme="minorHAnsi" w:eastAsiaTheme="minorEastAsia" w:hAnsiTheme="minorHAnsi"/>
            <w:i w:val="0"/>
            <w:iCs w:val="0"/>
            <w:noProof/>
            <w:sz w:val="22"/>
            <w:szCs w:val="22"/>
            <w:lang w:eastAsia="fr-FR"/>
          </w:rPr>
          <w:tab/>
        </w:r>
        <w:r w:rsidRPr="00D9415A">
          <w:rPr>
            <w:rStyle w:val="Lienhypertexte"/>
            <w:i w:val="0"/>
            <w:noProof/>
          </w:rPr>
          <w:t>Sujet de stage</w:t>
        </w:r>
        <w:r w:rsidRPr="00D9415A">
          <w:rPr>
            <w:i w:val="0"/>
            <w:noProof/>
            <w:webHidden/>
          </w:rPr>
          <w:tab/>
        </w:r>
        <w:r w:rsidRPr="00D9415A">
          <w:rPr>
            <w:i w:val="0"/>
            <w:noProof/>
            <w:webHidden/>
          </w:rPr>
          <w:fldChar w:fldCharType="begin"/>
        </w:r>
        <w:r w:rsidRPr="00D9415A">
          <w:rPr>
            <w:i w:val="0"/>
            <w:noProof/>
            <w:webHidden/>
          </w:rPr>
          <w:instrText xml:space="preserve"> PAGEREF _Toc429077880 \h </w:instrText>
        </w:r>
        <w:r w:rsidRPr="00D9415A">
          <w:rPr>
            <w:i w:val="0"/>
            <w:noProof/>
            <w:webHidden/>
          </w:rPr>
        </w:r>
        <w:r w:rsidRPr="00D9415A">
          <w:rPr>
            <w:i w:val="0"/>
            <w:noProof/>
            <w:webHidden/>
          </w:rPr>
          <w:fldChar w:fldCharType="separate"/>
        </w:r>
        <w:r w:rsidRPr="00D9415A">
          <w:rPr>
            <w:i w:val="0"/>
            <w:noProof/>
            <w:webHidden/>
          </w:rPr>
          <w:t>9</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81" w:history="1">
        <w:r w:rsidRPr="00D9415A">
          <w:rPr>
            <w:rStyle w:val="Lienhypertexte"/>
            <w:i w:val="0"/>
            <w:noProof/>
          </w:rPr>
          <w:t>1.2.2</w:t>
        </w:r>
        <w:r w:rsidRPr="00D9415A">
          <w:rPr>
            <w:rFonts w:asciiTheme="minorHAnsi" w:eastAsiaTheme="minorEastAsia" w:hAnsiTheme="minorHAnsi"/>
            <w:i w:val="0"/>
            <w:iCs w:val="0"/>
            <w:noProof/>
            <w:sz w:val="22"/>
            <w:szCs w:val="22"/>
            <w:lang w:eastAsia="fr-FR"/>
          </w:rPr>
          <w:tab/>
        </w:r>
        <w:r w:rsidRPr="00D9415A">
          <w:rPr>
            <w:rStyle w:val="Lienhypertexte"/>
            <w:i w:val="0"/>
            <w:noProof/>
          </w:rPr>
          <w:t>Besoin</w:t>
        </w:r>
        <w:r w:rsidRPr="00D9415A">
          <w:rPr>
            <w:i w:val="0"/>
            <w:noProof/>
            <w:webHidden/>
          </w:rPr>
          <w:tab/>
        </w:r>
        <w:r w:rsidRPr="00D9415A">
          <w:rPr>
            <w:i w:val="0"/>
            <w:noProof/>
            <w:webHidden/>
          </w:rPr>
          <w:fldChar w:fldCharType="begin"/>
        </w:r>
        <w:r w:rsidRPr="00D9415A">
          <w:rPr>
            <w:i w:val="0"/>
            <w:noProof/>
            <w:webHidden/>
          </w:rPr>
          <w:instrText xml:space="preserve"> PAGEREF _Toc429077881 \h </w:instrText>
        </w:r>
        <w:r w:rsidRPr="00D9415A">
          <w:rPr>
            <w:i w:val="0"/>
            <w:noProof/>
            <w:webHidden/>
          </w:rPr>
        </w:r>
        <w:r w:rsidRPr="00D9415A">
          <w:rPr>
            <w:i w:val="0"/>
            <w:noProof/>
            <w:webHidden/>
          </w:rPr>
          <w:fldChar w:fldCharType="separate"/>
        </w:r>
        <w:r w:rsidRPr="00D9415A">
          <w:rPr>
            <w:i w:val="0"/>
            <w:noProof/>
            <w:webHidden/>
          </w:rPr>
          <w:t>10</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82" w:history="1">
        <w:r w:rsidRPr="00D9415A">
          <w:rPr>
            <w:rStyle w:val="Lienhypertexte"/>
            <w:i w:val="0"/>
            <w:noProof/>
          </w:rPr>
          <w:t>1.2.3</w:t>
        </w:r>
        <w:r w:rsidRPr="00D9415A">
          <w:rPr>
            <w:rFonts w:asciiTheme="minorHAnsi" w:eastAsiaTheme="minorEastAsia" w:hAnsiTheme="minorHAnsi"/>
            <w:i w:val="0"/>
            <w:iCs w:val="0"/>
            <w:noProof/>
            <w:sz w:val="22"/>
            <w:szCs w:val="22"/>
            <w:lang w:eastAsia="fr-FR"/>
          </w:rPr>
          <w:tab/>
        </w:r>
        <w:r w:rsidRPr="00D9415A">
          <w:rPr>
            <w:rStyle w:val="Lienhypertexte"/>
            <w:i w:val="0"/>
            <w:noProof/>
          </w:rPr>
          <w:t>Équipe</w:t>
        </w:r>
        <w:r w:rsidRPr="00D9415A">
          <w:rPr>
            <w:i w:val="0"/>
            <w:noProof/>
            <w:webHidden/>
          </w:rPr>
          <w:tab/>
        </w:r>
        <w:r w:rsidRPr="00D9415A">
          <w:rPr>
            <w:i w:val="0"/>
            <w:noProof/>
            <w:webHidden/>
          </w:rPr>
          <w:fldChar w:fldCharType="begin"/>
        </w:r>
        <w:r w:rsidRPr="00D9415A">
          <w:rPr>
            <w:i w:val="0"/>
            <w:noProof/>
            <w:webHidden/>
          </w:rPr>
          <w:instrText xml:space="preserve"> PAGEREF _Toc429077882 \h </w:instrText>
        </w:r>
        <w:r w:rsidRPr="00D9415A">
          <w:rPr>
            <w:i w:val="0"/>
            <w:noProof/>
            <w:webHidden/>
          </w:rPr>
        </w:r>
        <w:r w:rsidRPr="00D9415A">
          <w:rPr>
            <w:i w:val="0"/>
            <w:noProof/>
            <w:webHidden/>
          </w:rPr>
          <w:fldChar w:fldCharType="separate"/>
        </w:r>
        <w:r w:rsidRPr="00D9415A">
          <w:rPr>
            <w:i w:val="0"/>
            <w:noProof/>
            <w:webHidden/>
          </w:rPr>
          <w:t>10</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83" w:history="1">
        <w:r w:rsidRPr="00D9415A">
          <w:rPr>
            <w:rStyle w:val="Lienhypertexte"/>
            <w:i w:val="0"/>
            <w:noProof/>
          </w:rPr>
          <w:t>1.2.4</w:t>
        </w:r>
        <w:r w:rsidRPr="00D9415A">
          <w:rPr>
            <w:rFonts w:asciiTheme="minorHAnsi" w:eastAsiaTheme="minorEastAsia" w:hAnsiTheme="minorHAnsi"/>
            <w:i w:val="0"/>
            <w:iCs w:val="0"/>
            <w:noProof/>
            <w:sz w:val="22"/>
            <w:szCs w:val="22"/>
            <w:lang w:eastAsia="fr-FR"/>
          </w:rPr>
          <w:tab/>
        </w:r>
        <w:r w:rsidRPr="00D9415A">
          <w:rPr>
            <w:rStyle w:val="Lienhypertexte"/>
            <w:i w:val="0"/>
            <w:noProof/>
          </w:rPr>
          <w:t>Environnement de travail</w:t>
        </w:r>
        <w:r w:rsidRPr="00D9415A">
          <w:rPr>
            <w:i w:val="0"/>
            <w:noProof/>
            <w:webHidden/>
          </w:rPr>
          <w:tab/>
        </w:r>
        <w:r w:rsidRPr="00D9415A">
          <w:rPr>
            <w:i w:val="0"/>
            <w:noProof/>
            <w:webHidden/>
          </w:rPr>
          <w:fldChar w:fldCharType="begin"/>
        </w:r>
        <w:r w:rsidRPr="00D9415A">
          <w:rPr>
            <w:i w:val="0"/>
            <w:noProof/>
            <w:webHidden/>
          </w:rPr>
          <w:instrText xml:space="preserve"> PAGEREF _Toc429077883 \h </w:instrText>
        </w:r>
        <w:r w:rsidRPr="00D9415A">
          <w:rPr>
            <w:i w:val="0"/>
            <w:noProof/>
            <w:webHidden/>
          </w:rPr>
        </w:r>
        <w:r w:rsidRPr="00D9415A">
          <w:rPr>
            <w:i w:val="0"/>
            <w:noProof/>
            <w:webHidden/>
          </w:rPr>
          <w:fldChar w:fldCharType="separate"/>
        </w:r>
        <w:r w:rsidRPr="00D9415A">
          <w:rPr>
            <w:i w:val="0"/>
            <w:noProof/>
            <w:webHidden/>
          </w:rPr>
          <w:t>11</w:t>
        </w:r>
        <w:r w:rsidRPr="00D9415A">
          <w:rPr>
            <w:i w:val="0"/>
            <w:noProof/>
            <w:webHidden/>
          </w:rPr>
          <w:fldChar w:fldCharType="end"/>
        </w:r>
      </w:hyperlink>
    </w:p>
    <w:p w:rsidR="00D9415A" w:rsidRPr="00D9415A" w:rsidRDefault="00D9415A">
      <w:pPr>
        <w:pStyle w:val="TM1"/>
        <w:rPr>
          <w:rFonts w:asciiTheme="minorHAnsi" w:eastAsiaTheme="minorEastAsia" w:hAnsiTheme="minorHAnsi"/>
          <w:b w:val="0"/>
          <w:bCs w:val="0"/>
          <w:caps w:val="0"/>
          <w:noProof/>
          <w:sz w:val="22"/>
          <w:szCs w:val="22"/>
          <w:lang w:eastAsia="fr-FR"/>
        </w:rPr>
      </w:pPr>
      <w:hyperlink w:anchor="_Toc429077884" w:history="1">
        <w:r w:rsidRPr="00D9415A">
          <w:rPr>
            <w:rStyle w:val="Lienhypertexte"/>
            <w:noProof/>
          </w:rPr>
          <w:t>2</w:t>
        </w:r>
        <w:r w:rsidRPr="00D9415A">
          <w:rPr>
            <w:rFonts w:asciiTheme="minorHAnsi" w:eastAsiaTheme="minorEastAsia" w:hAnsiTheme="minorHAnsi"/>
            <w:b w:val="0"/>
            <w:bCs w:val="0"/>
            <w:caps w:val="0"/>
            <w:noProof/>
            <w:sz w:val="22"/>
            <w:szCs w:val="22"/>
            <w:lang w:eastAsia="fr-FR"/>
          </w:rPr>
          <w:tab/>
        </w:r>
        <w:r w:rsidRPr="00D9415A">
          <w:rPr>
            <w:rStyle w:val="Lienhypertexte"/>
            <w:noProof/>
          </w:rPr>
          <w:t>Travaux effectués</w:t>
        </w:r>
        <w:r w:rsidRPr="00D9415A">
          <w:rPr>
            <w:noProof/>
            <w:webHidden/>
          </w:rPr>
          <w:tab/>
        </w:r>
        <w:r w:rsidRPr="00D9415A">
          <w:rPr>
            <w:noProof/>
            <w:webHidden/>
          </w:rPr>
          <w:fldChar w:fldCharType="begin"/>
        </w:r>
        <w:r w:rsidRPr="00D9415A">
          <w:rPr>
            <w:noProof/>
            <w:webHidden/>
          </w:rPr>
          <w:instrText xml:space="preserve"> PAGEREF _Toc429077884 \h </w:instrText>
        </w:r>
        <w:r w:rsidRPr="00D9415A">
          <w:rPr>
            <w:noProof/>
            <w:webHidden/>
          </w:rPr>
        </w:r>
        <w:r w:rsidRPr="00D9415A">
          <w:rPr>
            <w:noProof/>
            <w:webHidden/>
          </w:rPr>
          <w:fldChar w:fldCharType="separate"/>
        </w:r>
        <w:r w:rsidRPr="00D9415A">
          <w:rPr>
            <w:noProof/>
            <w:webHidden/>
          </w:rPr>
          <w:t>14</w:t>
        </w:r>
        <w:r w:rsidRPr="00D9415A">
          <w:rPr>
            <w:noProof/>
            <w:webHidden/>
          </w:rPr>
          <w:fldChar w:fldCharType="end"/>
        </w:r>
      </w:hyperlink>
    </w:p>
    <w:p w:rsidR="00D9415A" w:rsidRPr="00D9415A" w:rsidRDefault="00D9415A">
      <w:pPr>
        <w:pStyle w:val="TM2"/>
        <w:rPr>
          <w:rFonts w:asciiTheme="minorHAnsi" w:eastAsiaTheme="minorEastAsia" w:hAnsiTheme="minorHAnsi"/>
          <w:b w:val="0"/>
          <w:smallCaps w:val="0"/>
          <w:sz w:val="22"/>
          <w:lang w:eastAsia="fr-FR"/>
        </w:rPr>
      </w:pPr>
      <w:hyperlink w:anchor="_Toc429077885" w:history="1">
        <w:r w:rsidRPr="00D9415A">
          <w:rPr>
            <w:rStyle w:val="Lienhypertexte"/>
          </w:rPr>
          <w:t>2.1</w:t>
        </w:r>
        <w:r w:rsidRPr="00D9415A">
          <w:rPr>
            <w:rFonts w:asciiTheme="minorHAnsi" w:eastAsiaTheme="minorEastAsia" w:hAnsiTheme="minorHAnsi"/>
            <w:b w:val="0"/>
            <w:smallCaps w:val="0"/>
            <w:sz w:val="22"/>
            <w:lang w:eastAsia="fr-FR"/>
          </w:rPr>
          <w:tab/>
        </w:r>
        <w:r w:rsidRPr="00D9415A">
          <w:rPr>
            <w:rStyle w:val="Lienhypertexte"/>
          </w:rPr>
          <w:t>Etude de la mise en œuvre de l’approche Domain Driven design</w:t>
        </w:r>
        <w:r w:rsidRPr="00D9415A">
          <w:rPr>
            <w:webHidden/>
          </w:rPr>
          <w:tab/>
        </w:r>
        <w:r w:rsidRPr="00D9415A">
          <w:rPr>
            <w:webHidden/>
          </w:rPr>
          <w:fldChar w:fldCharType="begin"/>
        </w:r>
        <w:r w:rsidRPr="00D9415A">
          <w:rPr>
            <w:webHidden/>
          </w:rPr>
          <w:instrText xml:space="preserve"> PAGEREF _Toc429077885 \h </w:instrText>
        </w:r>
        <w:r w:rsidRPr="00D9415A">
          <w:rPr>
            <w:webHidden/>
          </w:rPr>
        </w:r>
        <w:r w:rsidRPr="00D9415A">
          <w:rPr>
            <w:webHidden/>
          </w:rPr>
          <w:fldChar w:fldCharType="separate"/>
        </w:r>
        <w:r w:rsidRPr="00D9415A">
          <w:rPr>
            <w:webHidden/>
          </w:rPr>
          <w:t>15</w:t>
        </w:r>
        <w:r w:rsidRPr="00D9415A">
          <w:rPr>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86" w:history="1">
        <w:r w:rsidRPr="00D9415A">
          <w:rPr>
            <w:rStyle w:val="Lienhypertexte"/>
            <w:i w:val="0"/>
            <w:noProof/>
          </w:rPr>
          <w:t>2.1.1</w:t>
        </w:r>
        <w:r w:rsidRPr="00D9415A">
          <w:rPr>
            <w:rFonts w:asciiTheme="minorHAnsi" w:eastAsiaTheme="minorEastAsia" w:hAnsiTheme="minorHAnsi"/>
            <w:i w:val="0"/>
            <w:iCs w:val="0"/>
            <w:noProof/>
            <w:sz w:val="22"/>
            <w:szCs w:val="22"/>
            <w:lang w:eastAsia="fr-FR"/>
          </w:rPr>
          <w:tab/>
        </w:r>
        <w:r w:rsidRPr="00D9415A">
          <w:rPr>
            <w:rStyle w:val="Lienhypertexte"/>
            <w:i w:val="0"/>
            <w:noProof/>
          </w:rPr>
          <w:t>Objectifs</w:t>
        </w:r>
        <w:r w:rsidRPr="00D9415A">
          <w:rPr>
            <w:i w:val="0"/>
            <w:noProof/>
            <w:webHidden/>
          </w:rPr>
          <w:tab/>
        </w:r>
        <w:r w:rsidRPr="00D9415A">
          <w:rPr>
            <w:i w:val="0"/>
            <w:noProof/>
            <w:webHidden/>
          </w:rPr>
          <w:fldChar w:fldCharType="begin"/>
        </w:r>
        <w:r w:rsidRPr="00D9415A">
          <w:rPr>
            <w:i w:val="0"/>
            <w:noProof/>
            <w:webHidden/>
          </w:rPr>
          <w:instrText xml:space="preserve"> PAGEREF _Toc429077886 \h </w:instrText>
        </w:r>
        <w:r w:rsidRPr="00D9415A">
          <w:rPr>
            <w:i w:val="0"/>
            <w:noProof/>
            <w:webHidden/>
          </w:rPr>
        </w:r>
        <w:r w:rsidRPr="00D9415A">
          <w:rPr>
            <w:i w:val="0"/>
            <w:noProof/>
            <w:webHidden/>
          </w:rPr>
          <w:fldChar w:fldCharType="separate"/>
        </w:r>
        <w:r w:rsidRPr="00D9415A">
          <w:rPr>
            <w:i w:val="0"/>
            <w:noProof/>
            <w:webHidden/>
          </w:rPr>
          <w:t>15</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87" w:history="1">
        <w:r w:rsidRPr="00D9415A">
          <w:rPr>
            <w:rStyle w:val="Lienhypertexte"/>
            <w:i w:val="0"/>
            <w:noProof/>
          </w:rPr>
          <w:t>2.1.2</w:t>
        </w:r>
        <w:r w:rsidRPr="00D9415A">
          <w:rPr>
            <w:rFonts w:asciiTheme="minorHAnsi" w:eastAsiaTheme="minorEastAsia" w:hAnsiTheme="minorHAnsi"/>
            <w:i w:val="0"/>
            <w:iCs w:val="0"/>
            <w:noProof/>
            <w:sz w:val="22"/>
            <w:szCs w:val="22"/>
            <w:lang w:eastAsia="fr-FR"/>
          </w:rPr>
          <w:tab/>
        </w:r>
        <w:r w:rsidRPr="00D9415A">
          <w:rPr>
            <w:rStyle w:val="Lienhypertexte"/>
            <w:i w:val="0"/>
            <w:noProof/>
          </w:rPr>
          <w:t>Etude et réalisation</w:t>
        </w:r>
        <w:r w:rsidRPr="00D9415A">
          <w:rPr>
            <w:i w:val="0"/>
            <w:noProof/>
            <w:webHidden/>
          </w:rPr>
          <w:tab/>
        </w:r>
        <w:r w:rsidRPr="00D9415A">
          <w:rPr>
            <w:i w:val="0"/>
            <w:noProof/>
            <w:webHidden/>
          </w:rPr>
          <w:fldChar w:fldCharType="begin"/>
        </w:r>
        <w:r w:rsidRPr="00D9415A">
          <w:rPr>
            <w:i w:val="0"/>
            <w:noProof/>
            <w:webHidden/>
          </w:rPr>
          <w:instrText xml:space="preserve"> PAGEREF _Toc429077887 \h </w:instrText>
        </w:r>
        <w:r w:rsidRPr="00D9415A">
          <w:rPr>
            <w:i w:val="0"/>
            <w:noProof/>
            <w:webHidden/>
          </w:rPr>
        </w:r>
        <w:r w:rsidRPr="00D9415A">
          <w:rPr>
            <w:i w:val="0"/>
            <w:noProof/>
            <w:webHidden/>
          </w:rPr>
          <w:fldChar w:fldCharType="separate"/>
        </w:r>
        <w:r w:rsidRPr="00D9415A">
          <w:rPr>
            <w:i w:val="0"/>
            <w:noProof/>
            <w:webHidden/>
          </w:rPr>
          <w:t>16</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88" w:history="1">
        <w:r w:rsidRPr="00D9415A">
          <w:rPr>
            <w:rStyle w:val="Lienhypertexte"/>
            <w:i w:val="0"/>
            <w:noProof/>
          </w:rPr>
          <w:t>2.1.3</w:t>
        </w:r>
        <w:r w:rsidRPr="00D9415A">
          <w:rPr>
            <w:rFonts w:asciiTheme="minorHAnsi" w:eastAsiaTheme="minorEastAsia" w:hAnsiTheme="minorHAnsi"/>
            <w:i w:val="0"/>
            <w:iCs w:val="0"/>
            <w:noProof/>
            <w:sz w:val="22"/>
            <w:szCs w:val="22"/>
            <w:lang w:eastAsia="fr-FR"/>
          </w:rPr>
          <w:tab/>
        </w:r>
        <w:r w:rsidRPr="00D9415A">
          <w:rPr>
            <w:rStyle w:val="Lienhypertexte"/>
            <w:i w:val="0"/>
            <w:noProof/>
          </w:rPr>
          <w:t>Bilan</w:t>
        </w:r>
        <w:r w:rsidRPr="00D9415A">
          <w:rPr>
            <w:i w:val="0"/>
            <w:noProof/>
            <w:webHidden/>
          </w:rPr>
          <w:tab/>
        </w:r>
        <w:r w:rsidRPr="00D9415A">
          <w:rPr>
            <w:i w:val="0"/>
            <w:noProof/>
            <w:webHidden/>
          </w:rPr>
          <w:fldChar w:fldCharType="begin"/>
        </w:r>
        <w:r w:rsidRPr="00D9415A">
          <w:rPr>
            <w:i w:val="0"/>
            <w:noProof/>
            <w:webHidden/>
          </w:rPr>
          <w:instrText xml:space="preserve"> PAGEREF _Toc429077888 \h </w:instrText>
        </w:r>
        <w:r w:rsidRPr="00D9415A">
          <w:rPr>
            <w:i w:val="0"/>
            <w:noProof/>
            <w:webHidden/>
          </w:rPr>
        </w:r>
        <w:r w:rsidRPr="00D9415A">
          <w:rPr>
            <w:i w:val="0"/>
            <w:noProof/>
            <w:webHidden/>
          </w:rPr>
          <w:fldChar w:fldCharType="separate"/>
        </w:r>
        <w:r w:rsidRPr="00D9415A">
          <w:rPr>
            <w:i w:val="0"/>
            <w:noProof/>
            <w:webHidden/>
          </w:rPr>
          <w:t>20</w:t>
        </w:r>
        <w:r w:rsidRPr="00D9415A">
          <w:rPr>
            <w:i w:val="0"/>
            <w:noProof/>
            <w:webHidden/>
          </w:rPr>
          <w:fldChar w:fldCharType="end"/>
        </w:r>
      </w:hyperlink>
    </w:p>
    <w:p w:rsidR="00D9415A" w:rsidRPr="00D9415A" w:rsidRDefault="00D9415A">
      <w:pPr>
        <w:pStyle w:val="TM2"/>
        <w:rPr>
          <w:rFonts w:asciiTheme="minorHAnsi" w:eastAsiaTheme="minorEastAsia" w:hAnsiTheme="minorHAnsi"/>
          <w:b w:val="0"/>
          <w:smallCaps w:val="0"/>
          <w:sz w:val="22"/>
          <w:lang w:eastAsia="fr-FR"/>
        </w:rPr>
      </w:pPr>
      <w:hyperlink w:anchor="_Toc429077889" w:history="1">
        <w:r w:rsidRPr="00D9415A">
          <w:rPr>
            <w:rStyle w:val="Lienhypertexte"/>
          </w:rPr>
          <w:t>2.2</w:t>
        </w:r>
        <w:r w:rsidRPr="00D9415A">
          <w:rPr>
            <w:rFonts w:asciiTheme="minorHAnsi" w:eastAsiaTheme="minorEastAsia" w:hAnsiTheme="minorHAnsi"/>
            <w:b w:val="0"/>
            <w:smallCaps w:val="0"/>
            <w:sz w:val="22"/>
            <w:lang w:eastAsia="fr-FR"/>
          </w:rPr>
          <w:tab/>
        </w:r>
        <w:r w:rsidRPr="00D9415A">
          <w:rPr>
            <w:rStyle w:val="Lienhypertexte"/>
          </w:rPr>
          <w:t>Module Scheduler</w:t>
        </w:r>
        <w:r w:rsidRPr="00D9415A">
          <w:rPr>
            <w:webHidden/>
          </w:rPr>
          <w:tab/>
        </w:r>
        <w:r w:rsidRPr="00D9415A">
          <w:rPr>
            <w:webHidden/>
          </w:rPr>
          <w:fldChar w:fldCharType="begin"/>
        </w:r>
        <w:r w:rsidRPr="00D9415A">
          <w:rPr>
            <w:webHidden/>
          </w:rPr>
          <w:instrText xml:space="preserve"> PAGEREF _Toc429077889 \h </w:instrText>
        </w:r>
        <w:r w:rsidRPr="00D9415A">
          <w:rPr>
            <w:webHidden/>
          </w:rPr>
        </w:r>
        <w:r w:rsidRPr="00D9415A">
          <w:rPr>
            <w:webHidden/>
          </w:rPr>
          <w:fldChar w:fldCharType="separate"/>
        </w:r>
        <w:r w:rsidRPr="00D9415A">
          <w:rPr>
            <w:webHidden/>
          </w:rPr>
          <w:t>20</w:t>
        </w:r>
        <w:r w:rsidRPr="00D9415A">
          <w:rPr>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90" w:history="1">
        <w:r w:rsidRPr="00D9415A">
          <w:rPr>
            <w:rStyle w:val="Lienhypertexte"/>
            <w:i w:val="0"/>
            <w:noProof/>
          </w:rPr>
          <w:t>2.2.1</w:t>
        </w:r>
        <w:r w:rsidRPr="00D9415A">
          <w:rPr>
            <w:rFonts w:asciiTheme="minorHAnsi" w:eastAsiaTheme="minorEastAsia" w:hAnsiTheme="minorHAnsi"/>
            <w:i w:val="0"/>
            <w:iCs w:val="0"/>
            <w:noProof/>
            <w:sz w:val="22"/>
            <w:szCs w:val="22"/>
            <w:lang w:eastAsia="fr-FR"/>
          </w:rPr>
          <w:tab/>
        </w:r>
        <w:r w:rsidRPr="00D9415A">
          <w:rPr>
            <w:rStyle w:val="Lienhypertexte"/>
            <w:i w:val="0"/>
            <w:noProof/>
          </w:rPr>
          <w:t>Objectifs</w:t>
        </w:r>
        <w:r w:rsidRPr="00D9415A">
          <w:rPr>
            <w:i w:val="0"/>
            <w:noProof/>
            <w:webHidden/>
          </w:rPr>
          <w:tab/>
        </w:r>
        <w:r w:rsidRPr="00D9415A">
          <w:rPr>
            <w:i w:val="0"/>
            <w:noProof/>
            <w:webHidden/>
          </w:rPr>
          <w:fldChar w:fldCharType="begin"/>
        </w:r>
        <w:r w:rsidRPr="00D9415A">
          <w:rPr>
            <w:i w:val="0"/>
            <w:noProof/>
            <w:webHidden/>
          </w:rPr>
          <w:instrText xml:space="preserve"> PAGEREF _Toc429077890 \h </w:instrText>
        </w:r>
        <w:r w:rsidRPr="00D9415A">
          <w:rPr>
            <w:i w:val="0"/>
            <w:noProof/>
            <w:webHidden/>
          </w:rPr>
        </w:r>
        <w:r w:rsidRPr="00D9415A">
          <w:rPr>
            <w:i w:val="0"/>
            <w:noProof/>
            <w:webHidden/>
          </w:rPr>
          <w:fldChar w:fldCharType="separate"/>
        </w:r>
        <w:r w:rsidRPr="00D9415A">
          <w:rPr>
            <w:i w:val="0"/>
            <w:noProof/>
            <w:webHidden/>
          </w:rPr>
          <w:t>20</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91" w:history="1">
        <w:r w:rsidRPr="00D9415A">
          <w:rPr>
            <w:rStyle w:val="Lienhypertexte"/>
            <w:i w:val="0"/>
            <w:noProof/>
          </w:rPr>
          <w:t>2.2.2</w:t>
        </w:r>
        <w:r w:rsidRPr="00D9415A">
          <w:rPr>
            <w:rFonts w:asciiTheme="minorHAnsi" w:eastAsiaTheme="minorEastAsia" w:hAnsiTheme="minorHAnsi"/>
            <w:i w:val="0"/>
            <w:iCs w:val="0"/>
            <w:noProof/>
            <w:sz w:val="22"/>
            <w:szCs w:val="22"/>
            <w:lang w:eastAsia="fr-FR"/>
          </w:rPr>
          <w:tab/>
        </w:r>
        <w:r w:rsidRPr="00D9415A">
          <w:rPr>
            <w:rStyle w:val="Lienhypertexte"/>
            <w:i w:val="0"/>
            <w:noProof/>
          </w:rPr>
          <w:t>Etude détaillée</w:t>
        </w:r>
        <w:r w:rsidRPr="00D9415A">
          <w:rPr>
            <w:i w:val="0"/>
            <w:noProof/>
            <w:webHidden/>
          </w:rPr>
          <w:tab/>
        </w:r>
        <w:r w:rsidRPr="00D9415A">
          <w:rPr>
            <w:i w:val="0"/>
            <w:noProof/>
            <w:webHidden/>
          </w:rPr>
          <w:fldChar w:fldCharType="begin"/>
        </w:r>
        <w:r w:rsidRPr="00D9415A">
          <w:rPr>
            <w:i w:val="0"/>
            <w:noProof/>
            <w:webHidden/>
          </w:rPr>
          <w:instrText xml:space="preserve"> PAGEREF _Toc429077891 \h </w:instrText>
        </w:r>
        <w:r w:rsidRPr="00D9415A">
          <w:rPr>
            <w:i w:val="0"/>
            <w:noProof/>
            <w:webHidden/>
          </w:rPr>
        </w:r>
        <w:r w:rsidRPr="00D9415A">
          <w:rPr>
            <w:i w:val="0"/>
            <w:noProof/>
            <w:webHidden/>
          </w:rPr>
          <w:fldChar w:fldCharType="separate"/>
        </w:r>
        <w:r w:rsidRPr="00D9415A">
          <w:rPr>
            <w:i w:val="0"/>
            <w:noProof/>
            <w:webHidden/>
          </w:rPr>
          <w:t>22</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92" w:history="1">
        <w:r w:rsidRPr="00D9415A">
          <w:rPr>
            <w:rStyle w:val="Lienhypertexte"/>
            <w:i w:val="0"/>
            <w:noProof/>
          </w:rPr>
          <w:t>2.2.3</w:t>
        </w:r>
        <w:r w:rsidRPr="00D9415A">
          <w:rPr>
            <w:rFonts w:asciiTheme="minorHAnsi" w:eastAsiaTheme="minorEastAsia" w:hAnsiTheme="minorHAnsi"/>
            <w:i w:val="0"/>
            <w:iCs w:val="0"/>
            <w:noProof/>
            <w:sz w:val="22"/>
            <w:szCs w:val="22"/>
            <w:lang w:eastAsia="fr-FR"/>
          </w:rPr>
          <w:tab/>
        </w:r>
        <w:r w:rsidRPr="00D9415A">
          <w:rPr>
            <w:rStyle w:val="Lienhypertexte"/>
            <w:i w:val="0"/>
            <w:noProof/>
          </w:rPr>
          <w:t>Réalisation</w:t>
        </w:r>
        <w:r w:rsidRPr="00D9415A">
          <w:rPr>
            <w:i w:val="0"/>
            <w:noProof/>
            <w:webHidden/>
          </w:rPr>
          <w:tab/>
        </w:r>
        <w:r w:rsidRPr="00D9415A">
          <w:rPr>
            <w:i w:val="0"/>
            <w:noProof/>
            <w:webHidden/>
          </w:rPr>
          <w:fldChar w:fldCharType="begin"/>
        </w:r>
        <w:r w:rsidRPr="00D9415A">
          <w:rPr>
            <w:i w:val="0"/>
            <w:noProof/>
            <w:webHidden/>
          </w:rPr>
          <w:instrText xml:space="preserve"> PAGEREF _Toc429077892 \h </w:instrText>
        </w:r>
        <w:r w:rsidRPr="00D9415A">
          <w:rPr>
            <w:i w:val="0"/>
            <w:noProof/>
            <w:webHidden/>
          </w:rPr>
        </w:r>
        <w:r w:rsidRPr="00D9415A">
          <w:rPr>
            <w:i w:val="0"/>
            <w:noProof/>
            <w:webHidden/>
          </w:rPr>
          <w:fldChar w:fldCharType="separate"/>
        </w:r>
        <w:r w:rsidRPr="00D9415A">
          <w:rPr>
            <w:i w:val="0"/>
            <w:noProof/>
            <w:webHidden/>
          </w:rPr>
          <w:t>25</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93" w:history="1">
        <w:r w:rsidRPr="00D9415A">
          <w:rPr>
            <w:rStyle w:val="Lienhypertexte"/>
            <w:i w:val="0"/>
            <w:noProof/>
          </w:rPr>
          <w:t>2.2.4</w:t>
        </w:r>
        <w:r w:rsidRPr="00D9415A">
          <w:rPr>
            <w:rFonts w:asciiTheme="minorHAnsi" w:eastAsiaTheme="minorEastAsia" w:hAnsiTheme="minorHAnsi"/>
            <w:i w:val="0"/>
            <w:iCs w:val="0"/>
            <w:noProof/>
            <w:sz w:val="22"/>
            <w:szCs w:val="22"/>
            <w:lang w:eastAsia="fr-FR"/>
          </w:rPr>
          <w:tab/>
        </w:r>
        <w:r w:rsidRPr="00D9415A">
          <w:rPr>
            <w:rStyle w:val="Lienhypertexte"/>
            <w:i w:val="0"/>
            <w:noProof/>
          </w:rPr>
          <w:t>Bilan</w:t>
        </w:r>
        <w:r w:rsidRPr="00D9415A">
          <w:rPr>
            <w:i w:val="0"/>
            <w:noProof/>
            <w:webHidden/>
          </w:rPr>
          <w:tab/>
        </w:r>
        <w:r w:rsidRPr="00D9415A">
          <w:rPr>
            <w:i w:val="0"/>
            <w:noProof/>
            <w:webHidden/>
          </w:rPr>
          <w:fldChar w:fldCharType="begin"/>
        </w:r>
        <w:r w:rsidRPr="00D9415A">
          <w:rPr>
            <w:i w:val="0"/>
            <w:noProof/>
            <w:webHidden/>
          </w:rPr>
          <w:instrText xml:space="preserve"> PAGEREF _Toc429077893 \h </w:instrText>
        </w:r>
        <w:r w:rsidRPr="00D9415A">
          <w:rPr>
            <w:i w:val="0"/>
            <w:noProof/>
            <w:webHidden/>
          </w:rPr>
        </w:r>
        <w:r w:rsidRPr="00D9415A">
          <w:rPr>
            <w:i w:val="0"/>
            <w:noProof/>
            <w:webHidden/>
          </w:rPr>
          <w:fldChar w:fldCharType="separate"/>
        </w:r>
        <w:r w:rsidRPr="00D9415A">
          <w:rPr>
            <w:i w:val="0"/>
            <w:noProof/>
            <w:webHidden/>
          </w:rPr>
          <w:t>28</w:t>
        </w:r>
        <w:r w:rsidRPr="00D9415A">
          <w:rPr>
            <w:i w:val="0"/>
            <w:noProof/>
            <w:webHidden/>
          </w:rPr>
          <w:fldChar w:fldCharType="end"/>
        </w:r>
      </w:hyperlink>
    </w:p>
    <w:p w:rsidR="00D9415A" w:rsidRPr="00D9415A" w:rsidRDefault="00D9415A">
      <w:pPr>
        <w:pStyle w:val="TM2"/>
        <w:rPr>
          <w:rFonts w:asciiTheme="minorHAnsi" w:eastAsiaTheme="minorEastAsia" w:hAnsiTheme="minorHAnsi"/>
          <w:b w:val="0"/>
          <w:smallCaps w:val="0"/>
          <w:sz w:val="22"/>
          <w:lang w:eastAsia="fr-FR"/>
        </w:rPr>
      </w:pPr>
      <w:hyperlink w:anchor="_Toc429077894" w:history="1">
        <w:r w:rsidRPr="00D9415A">
          <w:rPr>
            <w:rStyle w:val="Lienhypertexte"/>
          </w:rPr>
          <w:t>2.3</w:t>
        </w:r>
        <w:r w:rsidRPr="00D9415A">
          <w:rPr>
            <w:rFonts w:asciiTheme="minorHAnsi" w:eastAsiaTheme="minorEastAsia" w:hAnsiTheme="minorHAnsi"/>
            <w:b w:val="0"/>
            <w:smallCaps w:val="0"/>
            <w:sz w:val="22"/>
            <w:lang w:eastAsia="fr-FR"/>
          </w:rPr>
          <w:tab/>
        </w:r>
        <w:r w:rsidRPr="00D9415A">
          <w:rPr>
            <w:rStyle w:val="Lienhypertexte"/>
          </w:rPr>
          <w:t>Module Social et intégration SPAD RealTime</w:t>
        </w:r>
        <w:r w:rsidRPr="00D9415A">
          <w:rPr>
            <w:webHidden/>
          </w:rPr>
          <w:tab/>
        </w:r>
        <w:r w:rsidRPr="00D9415A">
          <w:rPr>
            <w:webHidden/>
          </w:rPr>
          <w:fldChar w:fldCharType="begin"/>
        </w:r>
        <w:r w:rsidRPr="00D9415A">
          <w:rPr>
            <w:webHidden/>
          </w:rPr>
          <w:instrText xml:space="preserve"> PAGEREF _Toc429077894 \h </w:instrText>
        </w:r>
        <w:r w:rsidRPr="00D9415A">
          <w:rPr>
            <w:webHidden/>
          </w:rPr>
        </w:r>
        <w:r w:rsidRPr="00D9415A">
          <w:rPr>
            <w:webHidden/>
          </w:rPr>
          <w:fldChar w:fldCharType="separate"/>
        </w:r>
        <w:r w:rsidRPr="00D9415A">
          <w:rPr>
            <w:webHidden/>
          </w:rPr>
          <w:t>29</w:t>
        </w:r>
        <w:r w:rsidRPr="00D9415A">
          <w:rPr>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95" w:history="1">
        <w:r w:rsidRPr="00D9415A">
          <w:rPr>
            <w:rStyle w:val="Lienhypertexte"/>
            <w:i w:val="0"/>
            <w:noProof/>
          </w:rPr>
          <w:t>2.3.1</w:t>
        </w:r>
        <w:r w:rsidRPr="00D9415A">
          <w:rPr>
            <w:rFonts w:asciiTheme="minorHAnsi" w:eastAsiaTheme="minorEastAsia" w:hAnsiTheme="minorHAnsi"/>
            <w:i w:val="0"/>
            <w:iCs w:val="0"/>
            <w:noProof/>
            <w:sz w:val="22"/>
            <w:szCs w:val="22"/>
            <w:lang w:eastAsia="fr-FR"/>
          </w:rPr>
          <w:tab/>
        </w:r>
        <w:r w:rsidRPr="00D9415A">
          <w:rPr>
            <w:rStyle w:val="Lienhypertexte"/>
            <w:i w:val="0"/>
            <w:noProof/>
          </w:rPr>
          <w:t>Objectifs</w:t>
        </w:r>
        <w:r w:rsidRPr="00D9415A">
          <w:rPr>
            <w:i w:val="0"/>
            <w:noProof/>
            <w:webHidden/>
          </w:rPr>
          <w:tab/>
        </w:r>
        <w:r w:rsidRPr="00D9415A">
          <w:rPr>
            <w:i w:val="0"/>
            <w:noProof/>
            <w:webHidden/>
          </w:rPr>
          <w:fldChar w:fldCharType="begin"/>
        </w:r>
        <w:r w:rsidRPr="00D9415A">
          <w:rPr>
            <w:i w:val="0"/>
            <w:noProof/>
            <w:webHidden/>
          </w:rPr>
          <w:instrText xml:space="preserve"> PAGEREF _Toc429077895 \h </w:instrText>
        </w:r>
        <w:r w:rsidRPr="00D9415A">
          <w:rPr>
            <w:i w:val="0"/>
            <w:noProof/>
            <w:webHidden/>
          </w:rPr>
        </w:r>
        <w:r w:rsidRPr="00D9415A">
          <w:rPr>
            <w:i w:val="0"/>
            <w:noProof/>
            <w:webHidden/>
          </w:rPr>
          <w:fldChar w:fldCharType="separate"/>
        </w:r>
        <w:r w:rsidRPr="00D9415A">
          <w:rPr>
            <w:i w:val="0"/>
            <w:noProof/>
            <w:webHidden/>
          </w:rPr>
          <w:t>29</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96" w:history="1">
        <w:r w:rsidRPr="00D9415A">
          <w:rPr>
            <w:rStyle w:val="Lienhypertexte"/>
            <w:i w:val="0"/>
            <w:noProof/>
          </w:rPr>
          <w:t>2.3.2</w:t>
        </w:r>
        <w:r w:rsidRPr="00D9415A">
          <w:rPr>
            <w:rFonts w:asciiTheme="minorHAnsi" w:eastAsiaTheme="minorEastAsia" w:hAnsiTheme="minorHAnsi"/>
            <w:i w:val="0"/>
            <w:iCs w:val="0"/>
            <w:noProof/>
            <w:sz w:val="22"/>
            <w:szCs w:val="22"/>
            <w:lang w:eastAsia="fr-FR"/>
          </w:rPr>
          <w:tab/>
        </w:r>
        <w:r w:rsidRPr="00D9415A">
          <w:rPr>
            <w:rStyle w:val="Lienhypertexte"/>
            <w:i w:val="0"/>
            <w:noProof/>
          </w:rPr>
          <w:t>Etude de l’existant</w:t>
        </w:r>
        <w:r w:rsidRPr="00D9415A">
          <w:rPr>
            <w:i w:val="0"/>
            <w:noProof/>
            <w:webHidden/>
          </w:rPr>
          <w:tab/>
        </w:r>
        <w:r w:rsidRPr="00D9415A">
          <w:rPr>
            <w:i w:val="0"/>
            <w:noProof/>
            <w:webHidden/>
          </w:rPr>
          <w:fldChar w:fldCharType="begin"/>
        </w:r>
        <w:r w:rsidRPr="00D9415A">
          <w:rPr>
            <w:i w:val="0"/>
            <w:noProof/>
            <w:webHidden/>
          </w:rPr>
          <w:instrText xml:space="preserve"> PAGEREF _Toc429077896 \h </w:instrText>
        </w:r>
        <w:r w:rsidRPr="00D9415A">
          <w:rPr>
            <w:i w:val="0"/>
            <w:noProof/>
            <w:webHidden/>
          </w:rPr>
        </w:r>
        <w:r w:rsidRPr="00D9415A">
          <w:rPr>
            <w:i w:val="0"/>
            <w:noProof/>
            <w:webHidden/>
          </w:rPr>
          <w:fldChar w:fldCharType="separate"/>
        </w:r>
        <w:r w:rsidRPr="00D9415A">
          <w:rPr>
            <w:i w:val="0"/>
            <w:noProof/>
            <w:webHidden/>
          </w:rPr>
          <w:t>30</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97" w:history="1">
        <w:r w:rsidRPr="00D9415A">
          <w:rPr>
            <w:rStyle w:val="Lienhypertexte"/>
            <w:i w:val="0"/>
            <w:noProof/>
          </w:rPr>
          <w:t>2.3.3</w:t>
        </w:r>
        <w:r w:rsidRPr="00D9415A">
          <w:rPr>
            <w:rFonts w:asciiTheme="minorHAnsi" w:eastAsiaTheme="minorEastAsia" w:hAnsiTheme="minorHAnsi"/>
            <w:i w:val="0"/>
            <w:iCs w:val="0"/>
            <w:noProof/>
            <w:sz w:val="22"/>
            <w:szCs w:val="22"/>
            <w:lang w:eastAsia="fr-FR"/>
          </w:rPr>
          <w:tab/>
        </w:r>
        <w:r w:rsidRPr="00D9415A">
          <w:rPr>
            <w:rStyle w:val="Lienhypertexte"/>
            <w:i w:val="0"/>
            <w:noProof/>
          </w:rPr>
          <w:t>Réalisation</w:t>
        </w:r>
        <w:r w:rsidRPr="00D9415A">
          <w:rPr>
            <w:i w:val="0"/>
            <w:noProof/>
            <w:webHidden/>
          </w:rPr>
          <w:tab/>
        </w:r>
        <w:r w:rsidRPr="00D9415A">
          <w:rPr>
            <w:i w:val="0"/>
            <w:noProof/>
            <w:webHidden/>
          </w:rPr>
          <w:fldChar w:fldCharType="begin"/>
        </w:r>
        <w:r w:rsidRPr="00D9415A">
          <w:rPr>
            <w:i w:val="0"/>
            <w:noProof/>
            <w:webHidden/>
          </w:rPr>
          <w:instrText xml:space="preserve"> PAGEREF _Toc429077897 \h </w:instrText>
        </w:r>
        <w:r w:rsidRPr="00D9415A">
          <w:rPr>
            <w:i w:val="0"/>
            <w:noProof/>
            <w:webHidden/>
          </w:rPr>
        </w:r>
        <w:r w:rsidRPr="00D9415A">
          <w:rPr>
            <w:i w:val="0"/>
            <w:noProof/>
            <w:webHidden/>
          </w:rPr>
          <w:fldChar w:fldCharType="separate"/>
        </w:r>
        <w:r w:rsidRPr="00D9415A">
          <w:rPr>
            <w:i w:val="0"/>
            <w:noProof/>
            <w:webHidden/>
          </w:rPr>
          <w:t>34</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898" w:history="1">
        <w:r w:rsidRPr="00D9415A">
          <w:rPr>
            <w:rStyle w:val="Lienhypertexte"/>
            <w:i w:val="0"/>
            <w:noProof/>
          </w:rPr>
          <w:t>2.3.4</w:t>
        </w:r>
        <w:r w:rsidRPr="00D9415A">
          <w:rPr>
            <w:rFonts w:asciiTheme="minorHAnsi" w:eastAsiaTheme="minorEastAsia" w:hAnsiTheme="minorHAnsi"/>
            <w:i w:val="0"/>
            <w:iCs w:val="0"/>
            <w:noProof/>
            <w:sz w:val="22"/>
            <w:szCs w:val="22"/>
            <w:lang w:eastAsia="fr-FR"/>
          </w:rPr>
          <w:tab/>
        </w:r>
        <w:r w:rsidRPr="00D9415A">
          <w:rPr>
            <w:rStyle w:val="Lienhypertexte"/>
            <w:i w:val="0"/>
            <w:noProof/>
          </w:rPr>
          <w:t>Bilan</w:t>
        </w:r>
        <w:r w:rsidRPr="00D9415A">
          <w:rPr>
            <w:i w:val="0"/>
            <w:noProof/>
            <w:webHidden/>
          </w:rPr>
          <w:tab/>
        </w:r>
        <w:r w:rsidRPr="00D9415A">
          <w:rPr>
            <w:i w:val="0"/>
            <w:noProof/>
            <w:webHidden/>
          </w:rPr>
          <w:fldChar w:fldCharType="begin"/>
        </w:r>
        <w:r w:rsidRPr="00D9415A">
          <w:rPr>
            <w:i w:val="0"/>
            <w:noProof/>
            <w:webHidden/>
          </w:rPr>
          <w:instrText xml:space="preserve"> PAGEREF _Toc429077898 \h </w:instrText>
        </w:r>
        <w:r w:rsidRPr="00D9415A">
          <w:rPr>
            <w:i w:val="0"/>
            <w:noProof/>
            <w:webHidden/>
          </w:rPr>
        </w:r>
        <w:r w:rsidRPr="00D9415A">
          <w:rPr>
            <w:i w:val="0"/>
            <w:noProof/>
            <w:webHidden/>
          </w:rPr>
          <w:fldChar w:fldCharType="separate"/>
        </w:r>
        <w:r w:rsidRPr="00D9415A">
          <w:rPr>
            <w:i w:val="0"/>
            <w:noProof/>
            <w:webHidden/>
          </w:rPr>
          <w:t>37</w:t>
        </w:r>
        <w:r w:rsidRPr="00D9415A">
          <w:rPr>
            <w:i w:val="0"/>
            <w:noProof/>
            <w:webHidden/>
          </w:rPr>
          <w:fldChar w:fldCharType="end"/>
        </w:r>
      </w:hyperlink>
    </w:p>
    <w:p w:rsidR="00D9415A" w:rsidRPr="00D9415A" w:rsidRDefault="00D9415A">
      <w:pPr>
        <w:pStyle w:val="TM1"/>
        <w:rPr>
          <w:rFonts w:asciiTheme="minorHAnsi" w:eastAsiaTheme="minorEastAsia" w:hAnsiTheme="minorHAnsi"/>
          <w:b w:val="0"/>
          <w:bCs w:val="0"/>
          <w:caps w:val="0"/>
          <w:noProof/>
          <w:sz w:val="22"/>
          <w:szCs w:val="22"/>
          <w:lang w:eastAsia="fr-FR"/>
        </w:rPr>
      </w:pPr>
      <w:hyperlink w:anchor="_Toc429077899" w:history="1">
        <w:r w:rsidRPr="00D9415A">
          <w:rPr>
            <w:rStyle w:val="Lienhypertexte"/>
            <w:noProof/>
          </w:rPr>
          <w:t>3</w:t>
        </w:r>
        <w:r w:rsidRPr="00D9415A">
          <w:rPr>
            <w:rFonts w:asciiTheme="minorHAnsi" w:eastAsiaTheme="minorEastAsia" w:hAnsiTheme="minorHAnsi"/>
            <w:b w:val="0"/>
            <w:bCs w:val="0"/>
            <w:caps w:val="0"/>
            <w:noProof/>
            <w:sz w:val="22"/>
            <w:szCs w:val="22"/>
            <w:lang w:eastAsia="fr-FR"/>
          </w:rPr>
          <w:tab/>
        </w:r>
        <w:r w:rsidRPr="00D9415A">
          <w:rPr>
            <w:rStyle w:val="Lienhypertexte"/>
            <w:noProof/>
          </w:rPr>
          <w:t>Bilan</w:t>
        </w:r>
        <w:r w:rsidRPr="00D9415A">
          <w:rPr>
            <w:noProof/>
            <w:webHidden/>
          </w:rPr>
          <w:tab/>
        </w:r>
        <w:r w:rsidRPr="00D9415A">
          <w:rPr>
            <w:noProof/>
            <w:webHidden/>
          </w:rPr>
          <w:fldChar w:fldCharType="begin"/>
        </w:r>
        <w:r w:rsidRPr="00D9415A">
          <w:rPr>
            <w:noProof/>
            <w:webHidden/>
          </w:rPr>
          <w:instrText xml:space="preserve"> PAGEREF _Toc429077899 \h </w:instrText>
        </w:r>
        <w:r w:rsidRPr="00D9415A">
          <w:rPr>
            <w:noProof/>
            <w:webHidden/>
          </w:rPr>
        </w:r>
        <w:r w:rsidRPr="00D9415A">
          <w:rPr>
            <w:noProof/>
            <w:webHidden/>
          </w:rPr>
          <w:fldChar w:fldCharType="separate"/>
        </w:r>
        <w:r w:rsidRPr="00D9415A">
          <w:rPr>
            <w:noProof/>
            <w:webHidden/>
          </w:rPr>
          <w:t>38</w:t>
        </w:r>
        <w:r w:rsidRPr="00D9415A">
          <w:rPr>
            <w:noProof/>
            <w:webHidden/>
          </w:rPr>
          <w:fldChar w:fldCharType="end"/>
        </w:r>
      </w:hyperlink>
    </w:p>
    <w:p w:rsidR="00D9415A" w:rsidRPr="00D9415A" w:rsidRDefault="00D9415A">
      <w:pPr>
        <w:pStyle w:val="TM2"/>
        <w:rPr>
          <w:rFonts w:asciiTheme="minorHAnsi" w:eastAsiaTheme="minorEastAsia" w:hAnsiTheme="minorHAnsi"/>
          <w:b w:val="0"/>
          <w:smallCaps w:val="0"/>
          <w:sz w:val="22"/>
          <w:lang w:eastAsia="fr-FR"/>
        </w:rPr>
      </w:pPr>
      <w:hyperlink w:anchor="_Toc429077900" w:history="1">
        <w:r w:rsidRPr="00D9415A">
          <w:rPr>
            <w:rStyle w:val="Lienhypertexte"/>
          </w:rPr>
          <w:t>3.1</w:t>
        </w:r>
        <w:r w:rsidRPr="00D9415A">
          <w:rPr>
            <w:rFonts w:asciiTheme="minorHAnsi" w:eastAsiaTheme="minorEastAsia" w:hAnsiTheme="minorHAnsi"/>
            <w:b w:val="0"/>
            <w:smallCaps w:val="0"/>
            <w:sz w:val="22"/>
            <w:lang w:eastAsia="fr-FR"/>
          </w:rPr>
          <w:tab/>
        </w:r>
        <w:r w:rsidRPr="00D9415A">
          <w:rPr>
            <w:rStyle w:val="Lienhypertexte"/>
          </w:rPr>
          <w:t>Résultats obtenus</w:t>
        </w:r>
        <w:r w:rsidRPr="00D9415A">
          <w:rPr>
            <w:webHidden/>
          </w:rPr>
          <w:tab/>
        </w:r>
        <w:r w:rsidRPr="00D9415A">
          <w:rPr>
            <w:webHidden/>
          </w:rPr>
          <w:fldChar w:fldCharType="begin"/>
        </w:r>
        <w:r w:rsidRPr="00D9415A">
          <w:rPr>
            <w:webHidden/>
          </w:rPr>
          <w:instrText xml:space="preserve"> PAGEREF _Toc429077900 \h </w:instrText>
        </w:r>
        <w:r w:rsidRPr="00D9415A">
          <w:rPr>
            <w:webHidden/>
          </w:rPr>
        </w:r>
        <w:r w:rsidRPr="00D9415A">
          <w:rPr>
            <w:webHidden/>
          </w:rPr>
          <w:fldChar w:fldCharType="separate"/>
        </w:r>
        <w:r w:rsidRPr="00D9415A">
          <w:rPr>
            <w:webHidden/>
          </w:rPr>
          <w:t>39</w:t>
        </w:r>
        <w:r w:rsidRPr="00D9415A">
          <w:rPr>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901" w:history="1">
        <w:r w:rsidRPr="00D9415A">
          <w:rPr>
            <w:rStyle w:val="Lienhypertexte"/>
            <w:i w:val="0"/>
            <w:noProof/>
          </w:rPr>
          <w:t>3.1.1</w:t>
        </w:r>
        <w:r w:rsidRPr="00D9415A">
          <w:rPr>
            <w:rFonts w:asciiTheme="minorHAnsi" w:eastAsiaTheme="minorEastAsia" w:hAnsiTheme="minorHAnsi"/>
            <w:i w:val="0"/>
            <w:iCs w:val="0"/>
            <w:noProof/>
            <w:sz w:val="22"/>
            <w:szCs w:val="22"/>
            <w:lang w:eastAsia="fr-FR"/>
          </w:rPr>
          <w:tab/>
        </w:r>
        <w:r w:rsidRPr="00D9415A">
          <w:rPr>
            <w:rStyle w:val="Lienhypertexte"/>
            <w:i w:val="0"/>
            <w:noProof/>
          </w:rPr>
          <w:t>Mise en œuvre de l’approche Domain-driven design</w:t>
        </w:r>
        <w:r w:rsidRPr="00D9415A">
          <w:rPr>
            <w:i w:val="0"/>
            <w:noProof/>
            <w:webHidden/>
          </w:rPr>
          <w:tab/>
        </w:r>
        <w:r w:rsidRPr="00D9415A">
          <w:rPr>
            <w:i w:val="0"/>
            <w:noProof/>
            <w:webHidden/>
          </w:rPr>
          <w:fldChar w:fldCharType="begin"/>
        </w:r>
        <w:r w:rsidRPr="00D9415A">
          <w:rPr>
            <w:i w:val="0"/>
            <w:noProof/>
            <w:webHidden/>
          </w:rPr>
          <w:instrText xml:space="preserve"> PAGEREF _Toc429077901 \h </w:instrText>
        </w:r>
        <w:r w:rsidRPr="00D9415A">
          <w:rPr>
            <w:i w:val="0"/>
            <w:noProof/>
            <w:webHidden/>
          </w:rPr>
        </w:r>
        <w:r w:rsidRPr="00D9415A">
          <w:rPr>
            <w:i w:val="0"/>
            <w:noProof/>
            <w:webHidden/>
          </w:rPr>
          <w:fldChar w:fldCharType="separate"/>
        </w:r>
        <w:r w:rsidRPr="00D9415A">
          <w:rPr>
            <w:i w:val="0"/>
            <w:noProof/>
            <w:webHidden/>
          </w:rPr>
          <w:t>39</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902" w:history="1">
        <w:r w:rsidRPr="00D9415A">
          <w:rPr>
            <w:rStyle w:val="Lienhypertexte"/>
            <w:i w:val="0"/>
            <w:noProof/>
          </w:rPr>
          <w:t>3.1.2</w:t>
        </w:r>
        <w:r w:rsidRPr="00D9415A">
          <w:rPr>
            <w:rFonts w:asciiTheme="minorHAnsi" w:eastAsiaTheme="minorEastAsia" w:hAnsiTheme="minorHAnsi"/>
            <w:i w:val="0"/>
            <w:iCs w:val="0"/>
            <w:noProof/>
            <w:sz w:val="22"/>
            <w:szCs w:val="22"/>
            <w:lang w:eastAsia="fr-FR"/>
          </w:rPr>
          <w:tab/>
        </w:r>
        <w:r w:rsidRPr="00D9415A">
          <w:rPr>
            <w:rStyle w:val="Lienhypertexte"/>
            <w:i w:val="0"/>
            <w:noProof/>
          </w:rPr>
          <w:t>Planificateur de tâche de hautes disponibilités</w:t>
        </w:r>
        <w:r w:rsidRPr="00D9415A">
          <w:rPr>
            <w:i w:val="0"/>
            <w:noProof/>
            <w:webHidden/>
          </w:rPr>
          <w:tab/>
        </w:r>
        <w:r w:rsidRPr="00D9415A">
          <w:rPr>
            <w:i w:val="0"/>
            <w:noProof/>
            <w:webHidden/>
          </w:rPr>
          <w:fldChar w:fldCharType="begin"/>
        </w:r>
        <w:r w:rsidRPr="00D9415A">
          <w:rPr>
            <w:i w:val="0"/>
            <w:noProof/>
            <w:webHidden/>
          </w:rPr>
          <w:instrText xml:space="preserve"> PAGEREF _Toc429077902 \h </w:instrText>
        </w:r>
        <w:r w:rsidRPr="00D9415A">
          <w:rPr>
            <w:i w:val="0"/>
            <w:noProof/>
            <w:webHidden/>
          </w:rPr>
        </w:r>
        <w:r w:rsidRPr="00D9415A">
          <w:rPr>
            <w:i w:val="0"/>
            <w:noProof/>
            <w:webHidden/>
          </w:rPr>
          <w:fldChar w:fldCharType="separate"/>
        </w:r>
        <w:r w:rsidRPr="00D9415A">
          <w:rPr>
            <w:i w:val="0"/>
            <w:noProof/>
            <w:webHidden/>
          </w:rPr>
          <w:t>39</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903" w:history="1">
        <w:r w:rsidRPr="00D9415A">
          <w:rPr>
            <w:rStyle w:val="Lienhypertexte"/>
            <w:i w:val="0"/>
            <w:noProof/>
          </w:rPr>
          <w:t>3.1.3</w:t>
        </w:r>
        <w:r w:rsidRPr="00D9415A">
          <w:rPr>
            <w:rFonts w:asciiTheme="minorHAnsi" w:eastAsiaTheme="minorEastAsia" w:hAnsiTheme="minorHAnsi"/>
            <w:i w:val="0"/>
            <w:iCs w:val="0"/>
            <w:noProof/>
            <w:sz w:val="22"/>
            <w:szCs w:val="22"/>
            <w:lang w:eastAsia="fr-FR"/>
          </w:rPr>
          <w:tab/>
        </w:r>
        <w:r w:rsidRPr="00D9415A">
          <w:rPr>
            <w:rStyle w:val="Lienhypertexte"/>
            <w:i w:val="0"/>
            <w:noProof/>
          </w:rPr>
          <w:t>Intégration du Text mining  dans le module social</w:t>
        </w:r>
        <w:r w:rsidRPr="00D9415A">
          <w:rPr>
            <w:i w:val="0"/>
            <w:noProof/>
            <w:webHidden/>
          </w:rPr>
          <w:tab/>
        </w:r>
        <w:r w:rsidRPr="00D9415A">
          <w:rPr>
            <w:i w:val="0"/>
            <w:noProof/>
            <w:webHidden/>
          </w:rPr>
          <w:fldChar w:fldCharType="begin"/>
        </w:r>
        <w:r w:rsidRPr="00D9415A">
          <w:rPr>
            <w:i w:val="0"/>
            <w:noProof/>
            <w:webHidden/>
          </w:rPr>
          <w:instrText xml:space="preserve"> PAGEREF _Toc429077903 \h </w:instrText>
        </w:r>
        <w:r w:rsidRPr="00D9415A">
          <w:rPr>
            <w:i w:val="0"/>
            <w:noProof/>
            <w:webHidden/>
          </w:rPr>
        </w:r>
        <w:r w:rsidRPr="00D9415A">
          <w:rPr>
            <w:i w:val="0"/>
            <w:noProof/>
            <w:webHidden/>
          </w:rPr>
          <w:fldChar w:fldCharType="separate"/>
        </w:r>
        <w:r w:rsidRPr="00D9415A">
          <w:rPr>
            <w:i w:val="0"/>
            <w:noProof/>
            <w:webHidden/>
          </w:rPr>
          <w:t>40</w:t>
        </w:r>
        <w:r w:rsidRPr="00D9415A">
          <w:rPr>
            <w:i w:val="0"/>
            <w:noProof/>
            <w:webHidden/>
          </w:rPr>
          <w:fldChar w:fldCharType="end"/>
        </w:r>
      </w:hyperlink>
    </w:p>
    <w:p w:rsidR="00D9415A" w:rsidRPr="00D9415A" w:rsidRDefault="00D9415A">
      <w:pPr>
        <w:pStyle w:val="TM2"/>
        <w:rPr>
          <w:rFonts w:asciiTheme="minorHAnsi" w:eastAsiaTheme="minorEastAsia" w:hAnsiTheme="minorHAnsi"/>
          <w:b w:val="0"/>
          <w:smallCaps w:val="0"/>
          <w:sz w:val="22"/>
          <w:lang w:eastAsia="fr-FR"/>
        </w:rPr>
      </w:pPr>
      <w:hyperlink w:anchor="_Toc429077904" w:history="1">
        <w:r w:rsidRPr="00D9415A">
          <w:rPr>
            <w:rStyle w:val="Lienhypertexte"/>
          </w:rPr>
          <w:t>3.2</w:t>
        </w:r>
        <w:r w:rsidRPr="00D9415A">
          <w:rPr>
            <w:rFonts w:asciiTheme="minorHAnsi" w:eastAsiaTheme="minorEastAsia" w:hAnsiTheme="minorHAnsi"/>
            <w:b w:val="0"/>
            <w:smallCaps w:val="0"/>
            <w:sz w:val="22"/>
            <w:lang w:eastAsia="fr-FR"/>
          </w:rPr>
          <w:tab/>
        </w:r>
        <w:r w:rsidRPr="00D9415A">
          <w:rPr>
            <w:rStyle w:val="Lienhypertexte"/>
          </w:rPr>
          <w:t>Difficultés rencontrées</w:t>
        </w:r>
        <w:r w:rsidRPr="00D9415A">
          <w:rPr>
            <w:webHidden/>
          </w:rPr>
          <w:tab/>
        </w:r>
        <w:r w:rsidRPr="00D9415A">
          <w:rPr>
            <w:webHidden/>
          </w:rPr>
          <w:fldChar w:fldCharType="begin"/>
        </w:r>
        <w:r w:rsidRPr="00D9415A">
          <w:rPr>
            <w:webHidden/>
          </w:rPr>
          <w:instrText xml:space="preserve"> PAGEREF _Toc429077904 \h </w:instrText>
        </w:r>
        <w:r w:rsidRPr="00D9415A">
          <w:rPr>
            <w:webHidden/>
          </w:rPr>
        </w:r>
        <w:r w:rsidRPr="00D9415A">
          <w:rPr>
            <w:webHidden/>
          </w:rPr>
          <w:fldChar w:fldCharType="separate"/>
        </w:r>
        <w:r w:rsidRPr="00D9415A">
          <w:rPr>
            <w:webHidden/>
          </w:rPr>
          <w:t>40</w:t>
        </w:r>
        <w:r w:rsidRPr="00D9415A">
          <w:rPr>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905" w:history="1">
        <w:r w:rsidRPr="00D9415A">
          <w:rPr>
            <w:rStyle w:val="Lienhypertexte"/>
            <w:i w:val="0"/>
            <w:noProof/>
          </w:rPr>
          <w:t>3.2.1</w:t>
        </w:r>
        <w:r w:rsidRPr="00D9415A">
          <w:rPr>
            <w:rFonts w:asciiTheme="minorHAnsi" w:eastAsiaTheme="minorEastAsia" w:hAnsiTheme="minorHAnsi"/>
            <w:i w:val="0"/>
            <w:iCs w:val="0"/>
            <w:noProof/>
            <w:sz w:val="22"/>
            <w:szCs w:val="22"/>
            <w:lang w:eastAsia="fr-FR"/>
          </w:rPr>
          <w:tab/>
        </w:r>
        <w:r w:rsidRPr="00D9415A">
          <w:rPr>
            <w:rStyle w:val="Lienhypertexte"/>
            <w:i w:val="0"/>
            <w:noProof/>
          </w:rPr>
          <w:t>Compilation des modules découplés</w:t>
        </w:r>
        <w:r w:rsidRPr="00D9415A">
          <w:rPr>
            <w:i w:val="0"/>
            <w:noProof/>
            <w:webHidden/>
          </w:rPr>
          <w:tab/>
        </w:r>
        <w:r w:rsidRPr="00D9415A">
          <w:rPr>
            <w:i w:val="0"/>
            <w:noProof/>
            <w:webHidden/>
          </w:rPr>
          <w:fldChar w:fldCharType="begin"/>
        </w:r>
        <w:r w:rsidRPr="00D9415A">
          <w:rPr>
            <w:i w:val="0"/>
            <w:noProof/>
            <w:webHidden/>
          </w:rPr>
          <w:instrText xml:space="preserve"> PAGEREF _Toc429077905 \h </w:instrText>
        </w:r>
        <w:r w:rsidRPr="00D9415A">
          <w:rPr>
            <w:i w:val="0"/>
            <w:noProof/>
            <w:webHidden/>
          </w:rPr>
        </w:r>
        <w:r w:rsidRPr="00D9415A">
          <w:rPr>
            <w:i w:val="0"/>
            <w:noProof/>
            <w:webHidden/>
          </w:rPr>
          <w:fldChar w:fldCharType="separate"/>
        </w:r>
        <w:r w:rsidRPr="00D9415A">
          <w:rPr>
            <w:i w:val="0"/>
            <w:noProof/>
            <w:webHidden/>
          </w:rPr>
          <w:t>40</w:t>
        </w:r>
        <w:r w:rsidRPr="00D9415A">
          <w:rPr>
            <w:i w:val="0"/>
            <w:noProof/>
            <w:webHidden/>
          </w:rPr>
          <w:fldChar w:fldCharType="end"/>
        </w:r>
      </w:hyperlink>
    </w:p>
    <w:p w:rsidR="00D9415A" w:rsidRPr="00D9415A" w:rsidRDefault="00D9415A">
      <w:pPr>
        <w:pStyle w:val="TM3"/>
        <w:rPr>
          <w:rFonts w:asciiTheme="minorHAnsi" w:eastAsiaTheme="minorEastAsia" w:hAnsiTheme="minorHAnsi"/>
          <w:i w:val="0"/>
          <w:iCs w:val="0"/>
          <w:noProof/>
          <w:sz w:val="22"/>
          <w:szCs w:val="22"/>
          <w:lang w:eastAsia="fr-FR"/>
        </w:rPr>
      </w:pPr>
      <w:hyperlink w:anchor="_Toc429077906" w:history="1">
        <w:r w:rsidRPr="00D9415A">
          <w:rPr>
            <w:rStyle w:val="Lienhypertexte"/>
            <w:i w:val="0"/>
            <w:noProof/>
          </w:rPr>
          <w:t>3.2.2</w:t>
        </w:r>
        <w:r w:rsidRPr="00D9415A">
          <w:rPr>
            <w:rFonts w:asciiTheme="minorHAnsi" w:eastAsiaTheme="minorEastAsia" w:hAnsiTheme="minorHAnsi"/>
            <w:i w:val="0"/>
            <w:iCs w:val="0"/>
            <w:noProof/>
            <w:sz w:val="22"/>
            <w:szCs w:val="22"/>
            <w:lang w:eastAsia="fr-FR"/>
          </w:rPr>
          <w:tab/>
        </w:r>
        <w:r w:rsidRPr="00D9415A">
          <w:rPr>
            <w:rStyle w:val="Lienhypertexte"/>
            <w:i w:val="0"/>
            <w:noProof/>
          </w:rPr>
          <w:t>Tester l’efficacité de l’algorithme de Text mining</w:t>
        </w:r>
        <w:r w:rsidRPr="00D9415A">
          <w:rPr>
            <w:i w:val="0"/>
            <w:noProof/>
            <w:webHidden/>
          </w:rPr>
          <w:tab/>
        </w:r>
        <w:r w:rsidRPr="00D9415A">
          <w:rPr>
            <w:i w:val="0"/>
            <w:noProof/>
            <w:webHidden/>
          </w:rPr>
          <w:fldChar w:fldCharType="begin"/>
        </w:r>
        <w:r w:rsidRPr="00D9415A">
          <w:rPr>
            <w:i w:val="0"/>
            <w:noProof/>
            <w:webHidden/>
          </w:rPr>
          <w:instrText xml:space="preserve"> PAGEREF _Toc429077906 \h </w:instrText>
        </w:r>
        <w:r w:rsidRPr="00D9415A">
          <w:rPr>
            <w:i w:val="0"/>
            <w:noProof/>
            <w:webHidden/>
          </w:rPr>
        </w:r>
        <w:r w:rsidRPr="00D9415A">
          <w:rPr>
            <w:i w:val="0"/>
            <w:noProof/>
            <w:webHidden/>
          </w:rPr>
          <w:fldChar w:fldCharType="separate"/>
        </w:r>
        <w:r w:rsidRPr="00D9415A">
          <w:rPr>
            <w:i w:val="0"/>
            <w:noProof/>
            <w:webHidden/>
          </w:rPr>
          <w:t>42</w:t>
        </w:r>
        <w:r w:rsidRPr="00D9415A">
          <w:rPr>
            <w:i w:val="0"/>
            <w:noProof/>
            <w:webHidden/>
          </w:rPr>
          <w:fldChar w:fldCharType="end"/>
        </w:r>
      </w:hyperlink>
    </w:p>
    <w:p w:rsidR="00D9415A" w:rsidRPr="00D9415A" w:rsidRDefault="00D9415A">
      <w:pPr>
        <w:pStyle w:val="TM1"/>
        <w:rPr>
          <w:rFonts w:asciiTheme="minorHAnsi" w:eastAsiaTheme="minorEastAsia" w:hAnsiTheme="minorHAnsi"/>
          <w:b w:val="0"/>
          <w:bCs w:val="0"/>
          <w:caps w:val="0"/>
          <w:noProof/>
          <w:sz w:val="22"/>
          <w:szCs w:val="22"/>
          <w:lang w:eastAsia="fr-FR"/>
        </w:rPr>
      </w:pPr>
      <w:hyperlink w:anchor="_Toc429077907" w:history="1">
        <w:r w:rsidRPr="00D9415A">
          <w:rPr>
            <w:rStyle w:val="Lienhypertexte"/>
            <w:noProof/>
          </w:rPr>
          <w:t>Conclusion</w:t>
        </w:r>
        <w:r w:rsidRPr="00D9415A">
          <w:rPr>
            <w:noProof/>
            <w:webHidden/>
          </w:rPr>
          <w:tab/>
        </w:r>
        <w:r w:rsidRPr="00D9415A">
          <w:rPr>
            <w:noProof/>
            <w:webHidden/>
          </w:rPr>
          <w:fldChar w:fldCharType="begin"/>
        </w:r>
        <w:r w:rsidRPr="00D9415A">
          <w:rPr>
            <w:noProof/>
            <w:webHidden/>
          </w:rPr>
          <w:instrText xml:space="preserve"> PAGEREF _Toc429077907 \h </w:instrText>
        </w:r>
        <w:r w:rsidRPr="00D9415A">
          <w:rPr>
            <w:noProof/>
            <w:webHidden/>
          </w:rPr>
        </w:r>
        <w:r w:rsidRPr="00D9415A">
          <w:rPr>
            <w:noProof/>
            <w:webHidden/>
          </w:rPr>
          <w:fldChar w:fldCharType="separate"/>
        </w:r>
        <w:r w:rsidRPr="00D9415A">
          <w:rPr>
            <w:noProof/>
            <w:webHidden/>
          </w:rPr>
          <w:t>44</w:t>
        </w:r>
        <w:r w:rsidRPr="00D9415A">
          <w:rPr>
            <w:noProof/>
            <w:webHidden/>
          </w:rPr>
          <w:fldChar w:fldCharType="end"/>
        </w:r>
      </w:hyperlink>
    </w:p>
    <w:p w:rsidR="00D9415A" w:rsidRPr="00D9415A" w:rsidRDefault="00D9415A">
      <w:pPr>
        <w:pStyle w:val="TM1"/>
        <w:rPr>
          <w:rFonts w:asciiTheme="minorHAnsi" w:eastAsiaTheme="minorEastAsia" w:hAnsiTheme="minorHAnsi"/>
          <w:b w:val="0"/>
          <w:bCs w:val="0"/>
          <w:caps w:val="0"/>
          <w:noProof/>
          <w:sz w:val="22"/>
          <w:szCs w:val="22"/>
          <w:lang w:eastAsia="fr-FR"/>
        </w:rPr>
      </w:pPr>
      <w:hyperlink w:anchor="_Toc429077908" w:history="1">
        <w:r w:rsidRPr="00D9415A">
          <w:rPr>
            <w:rStyle w:val="Lienhypertexte"/>
            <w:noProof/>
          </w:rPr>
          <w:t>Ressources</w:t>
        </w:r>
        <w:r w:rsidRPr="00D9415A">
          <w:rPr>
            <w:noProof/>
            <w:webHidden/>
          </w:rPr>
          <w:tab/>
        </w:r>
        <w:r w:rsidRPr="00D9415A">
          <w:rPr>
            <w:noProof/>
            <w:webHidden/>
          </w:rPr>
          <w:fldChar w:fldCharType="begin"/>
        </w:r>
        <w:r w:rsidRPr="00D9415A">
          <w:rPr>
            <w:noProof/>
            <w:webHidden/>
          </w:rPr>
          <w:instrText xml:space="preserve"> PAGEREF _Toc429077908 \h </w:instrText>
        </w:r>
        <w:r w:rsidRPr="00D9415A">
          <w:rPr>
            <w:noProof/>
            <w:webHidden/>
          </w:rPr>
        </w:r>
        <w:r w:rsidRPr="00D9415A">
          <w:rPr>
            <w:noProof/>
            <w:webHidden/>
          </w:rPr>
          <w:fldChar w:fldCharType="separate"/>
        </w:r>
        <w:r w:rsidRPr="00D9415A">
          <w:rPr>
            <w:noProof/>
            <w:webHidden/>
          </w:rPr>
          <w:t>45</w:t>
        </w:r>
        <w:r w:rsidRPr="00D9415A">
          <w:rPr>
            <w:noProof/>
            <w:webHidden/>
          </w:rPr>
          <w:fldChar w:fldCharType="end"/>
        </w:r>
      </w:hyperlink>
    </w:p>
    <w:p w:rsidR="00D9415A" w:rsidRPr="00D9415A" w:rsidRDefault="00D9415A">
      <w:pPr>
        <w:pStyle w:val="TM1"/>
        <w:rPr>
          <w:rFonts w:asciiTheme="minorHAnsi" w:eastAsiaTheme="minorEastAsia" w:hAnsiTheme="minorHAnsi"/>
          <w:b w:val="0"/>
          <w:bCs w:val="0"/>
          <w:caps w:val="0"/>
          <w:noProof/>
          <w:sz w:val="22"/>
          <w:szCs w:val="22"/>
          <w:lang w:eastAsia="fr-FR"/>
        </w:rPr>
      </w:pPr>
      <w:hyperlink w:anchor="_Toc429077909" w:history="1">
        <w:r w:rsidRPr="00D9415A">
          <w:rPr>
            <w:rStyle w:val="Lienhypertexte"/>
            <w:noProof/>
          </w:rPr>
          <w:t>Glossaire</w:t>
        </w:r>
        <w:r w:rsidRPr="00D9415A">
          <w:rPr>
            <w:noProof/>
            <w:webHidden/>
          </w:rPr>
          <w:tab/>
        </w:r>
        <w:r w:rsidRPr="00D9415A">
          <w:rPr>
            <w:noProof/>
            <w:webHidden/>
          </w:rPr>
          <w:fldChar w:fldCharType="begin"/>
        </w:r>
        <w:r w:rsidRPr="00D9415A">
          <w:rPr>
            <w:noProof/>
            <w:webHidden/>
          </w:rPr>
          <w:instrText xml:space="preserve"> PAGEREF _Toc429077909 \h </w:instrText>
        </w:r>
        <w:r w:rsidRPr="00D9415A">
          <w:rPr>
            <w:noProof/>
            <w:webHidden/>
          </w:rPr>
        </w:r>
        <w:r w:rsidRPr="00D9415A">
          <w:rPr>
            <w:noProof/>
            <w:webHidden/>
          </w:rPr>
          <w:fldChar w:fldCharType="separate"/>
        </w:r>
        <w:r w:rsidRPr="00D9415A">
          <w:rPr>
            <w:noProof/>
            <w:webHidden/>
          </w:rPr>
          <w:t>46</w:t>
        </w:r>
        <w:r w:rsidRPr="00D9415A">
          <w:rPr>
            <w:noProof/>
            <w:webHidden/>
          </w:rPr>
          <w:fldChar w:fldCharType="end"/>
        </w:r>
      </w:hyperlink>
    </w:p>
    <w:p w:rsidR="00D9415A" w:rsidRPr="00D9415A" w:rsidRDefault="00D9415A">
      <w:pPr>
        <w:pStyle w:val="TM1"/>
        <w:rPr>
          <w:rFonts w:asciiTheme="minorHAnsi" w:eastAsiaTheme="minorEastAsia" w:hAnsiTheme="minorHAnsi"/>
          <w:b w:val="0"/>
          <w:bCs w:val="0"/>
          <w:caps w:val="0"/>
          <w:noProof/>
          <w:sz w:val="22"/>
          <w:szCs w:val="22"/>
          <w:lang w:eastAsia="fr-FR"/>
        </w:rPr>
      </w:pPr>
      <w:hyperlink w:anchor="_Toc429077910" w:history="1">
        <w:r w:rsidRPr="00D9415A">
          <w:rPr>
            <w:rStyle w:val="Lienhypertexte"/>
            <w:noProof/>
            <w:lang w:val="en-US"/>
          </w:rPr>
          <w:t>Annexes</w:t>
        </w:r>
        <w:r w:rsidRPr="00D9415A">
          <w:rPr>
            <w:noProof/>
            <w:webHidden/>
          </w:rPr>
          <w:tab/>
        </w:r>
        <w:r w:rsidRPr="00D9415A">
          <w:rPr>
            <w:noProof/>
            <w:webHidden/>
          </w:rPr>
          <w:fldChar w:fldCharType="begin"/>
        </w:r>
        <w:r w:rsidRPr="00D9415A">
          <w:rPr>
            <w:noProof/>
            <w:webHidden/>
          </w:rPr>
          <w:instrText xml:space="preserve"> PAGEREF _Toc429077910 \h </w:instrText>
        </w:r>
        <w:r w:rsidRPr="00D9415A">
          <w:rPr>
            <w:noProof/>
            <w:webHidden/>
          </w:rPr>
        </w:r>
        <w:r w:rsidRPr="00D9415A">
          <w:rPr>
            <w:noProof/>
            <w:webHidden/>
          </w:rPr>
          <w:fldChar w:fldCharType="separate"/>
        </w:r>
        <w:r w:rsidRPr="00D9415A">
          <w:rPr>
            <w:noProof/>
            <w:webHidden/>
          </w:rPr>
          <w:t>51</w:t>
        </w:r>
        <w:r w:rsidRPr="00D9415A">
          <w:rPr>
            <w:noProof/>
            <w:webHidden/>
          </w:rPr>
          <w:fldChar w:fldCharType="end"/>
        </w:r>
      </w:hyperlink>
    </w:p>
    <w:p w:rsidR="00D9415A" w:rsidRPr="00D9415A" w:rsidRDefault="00D9415A">
      <w:pPr>
        <w:pStyle w:val="TM2"/>
        <w:rPr>
          <w:rFonts w:asciiTheme="minorHAnsi" w:eastAsiaTheme="minorEastAsia" w:hAnsiTheme="minorHAnsi"/>
          <w:b w:val="0"/>
          <w:smallCaps w:val="0"/>
          <w:sz w:val="22"/>
          <w:lang w:eastAsia="fr-FR"/>
        </w:rPr>
      </w:pPr>
      <w:hyperlink w:anchor="_Toc429077911" w:history="1">
        <w:r w:rsidRPr="00D9415A">
          <w:rPr>
            <w:rStyle w:val="Lienhypertexte"/>
          </w:rPr>
          <w:t>A.</w:t>
        </w:r>
        <w:r w:rsidRPr="00D9415A">
          <w:rPr>
            <w:rFonts w:asciiTheme="minorHAnsi" w:eastAsiaTheme="minorEastAsia" w:hAnsiTheme="minorHAnsi"/>
            <w:b w:val="0"/>
            <w:smallCaps w:val="0"/>
            <w:sz w:val="22"/>
            <w:lang w:eastAsia="fr-FR"/>
          </w:rPr>
          <w:tab/>
        </w:r>
        <w:r w:rsidRPr="00D9415A">
          <w:rPr>
            <w:rStyle w:val="Lienhypertexte"/>
          </w:rPr>
          <w:t>Planning</w:t>
        </w:r>
        <w:r w:rsidRPr="00D9415A">
          <w:rPr>
            <w:webHidden/>
          </w:rPr>
          <w:tab/>
        </w:r>
        <w:r w:rsidRPr="00D9415A">
          <w:rPr>
            <w:webHidden/>
          </w:rPr>
          <w:fldChar w:fldCharType="begin"/>
        </w:r>
        <w:r w:rsidRPr="00D9415A">
          <w:rPr>
            <w:webHidden/>
          </w:rPr>
          <w:instrText xml:space="preserve"> PAGEREF _Toc429077911 \h </w:instrText>
        </w:r>
        <w:r w:rsidRPr="00D9415A">
          <w:rPr>
            <w:webHidden/>
          </w:rPr>
        </w:r>
        <w:r w:rsidRPr="00D9415A">
          <w:rPr>
            <w:webHidden/>
          </w:rPr>
          <w:fldChar w:fldCharType="separate"/>
        </w:r>
        <w:r w:rsidRPr="00D9415A">
          <w:rPr>
            <w:webHidden/>
          </w:rPr>
          <w:t>52</w:t>
        </w:r>
        <w:r w:rsidRPr="00D9415A">
          <w:rPr>
            <w:webHidden/>
          </w:rPr>
          <w:fldChar w:fldCharType="end"/>
        </w:r>
      </w:hyperlink>
    </w:p>
    <w:p w:rsidR="00D9415A" w:rsidRPr="00D9415A" w:rsidRDefault="00D9415A">
      <w:pPr>
        <w:pStyle w:val="TM2"/>
        <w:rPr>
          <w:rFonts w:asciiTheme="minorHAnsi" w:eastAsiaTheme="minorEastAsia" w:hAnsiTheme="minorHAnsi"/>
          <w:b w:val="0"/>
          <w:smallCaps w:val="0"/>
          <w:sz w:val="22"/>
          <w:lang w:eastAsia="fr-FR"/>
        </w:rPr>
      </w:pPr>
      <w:hyperlink w:anchor="_Toc429077912" w:history="1">
        <w:r w:rsidRPr="00D9415A">
          <w:rPr>
            <w:rStyle w:val="Lienhypertexte"/>
          </w:rPr>
          <w:t>B.</w:t>
        </w:r>
        <w:r w:rsidRPr="00D9415A">
          <w:rPr>
            <w:rFonts w:asciiTheme="minorHAnsi" w:eastAsiaTheme="minorEastAsia" w:hAnsiTheme="minorHAnsi"/>
            <w:b w:val="0"/>
            <w:smallCaps w:val="0"/>
            <w:sz w:val="22"/>
            <w:lang w:eastAsia="fr-FR"/>
          </w:rPr>
          <w:tab/>
        </w:r>
        <w:r w:rsidRPr="00D9415A">
          <w:rPr>
            <w:rStyle w:val="Lienhypertexte"/>
          </w:rPr>
          <w:t>Architecture d’un module avec Domain Driven Disign</w:t>
        </w:r>
        <w:r w:rsidRPr="00D9415A">
          <w:rPr>
            <w:webHidden/>
          </w:rPr>
          <w:tab/>
        </w:r>
        <w:r w:rsidRPr="00D9415A">
          <w:rPr>
            <w:webHidden/>
          </w:rPr>
          <w:fldChar w:fldCharType="begin"/>
        </w:r>
        <w:r w:rsidRPr="00D9415A">
          <w:rPr>
            <w:webHidden/>
          </w:rPr>
          <w:instrText xml:space="preserve"> PAGEREF _Toc429077912 \h </w:instrText>
        </w:r>
        <w:r w:rsidRPr="00D9415A">
          <w:rPr>
            <w:webHidden/>
          </w:rPr>
        </w:r>
        <w:r w:rsidRPr="00D9415A">
          <w:rPr>
            <w:webHidden/>
          </w:rPr>
          <w:fldChar w:fldCharType="separate"/>
        </w:r>
        <w:r w:rsidRPr="00D9415A">
          <w:rPr>
            <w:webHidden/>
          </w:rPr>
          <w:t>54</w:t>
        </w:r>
        <w:r w:rsidRPr="00D9415A">
          <w:rPr>
            <w:webHidden/>
          </w:rPr>
          <w:fldChar w:fldCharType="end"/>
        </w:r>
      </w:hyperlink>
    </w:p>
    <w:p w:rsidR="00605126" w:rsidRPr="005B78D5" w:rsidRDefault="00F249A1" w:rsidP="00B54F69">
      <w:pPr>
        <w:rPr>
          <w:rFonts w:ascii="Cambria" w:hAnsi="Cambria"/>
        </w:rPr>
        <w:sectPr w:rsidR="00605126" w:rsidRPr="005B78D5" w:rsidSect="0084790D">
          <w:headerReference w:type="default" r:id="rId18"/>
          <w:footerReference w:type="default" r:id="rId19"/>
          <w:pgSz w:w="11906" w:h="16838"/>
          <w:pgMar w:top="1701" w:right="1841" w:bottom="1440" w:left="1985" w:header="708" w:footer="708" w:gutter="0"/>
          <w:pgNumType w:fmt="lowerRoman"/>
          <w:cols w:space="708"/>
          <w:docGrid w:linePitch="360"/>
        </w:sectPr>
      </w:pPr>
      <w:r w:rsidRPr="005B78D5">
        <w:rPr>
          <w:rFonts w:ascii="Cambria" w:hAnsi="Cambria" w:cs="Times New Roman"/>
          <w:szCs w:val="24"/>
        </w:rPr>
        <w:fldChar w:fldCharType="end"/>
      </w:r>
      <w:bookmarkStart w:id="4" w:name="_Toc428220571"/>
      <w:bookmarkStart w:id="5" w:name="_Toc428223727"/>
      <w:bookmarkStart w:id="6" w:name="_Toc428223942"/>
      <w:bookmarkStart w:id="7" w:name="_Toc428224034"/>
    </w:p>
    <w:p w:rsidR="00DA64BF" w:rsidRDefault="00DA64BF" w:rsidP="00124CEB">
      <w:pPr>
        <w:pStyle w:val="Titre1"/>
        <w:numPr>
          <w:ilvl w:val="0"/>
          <w:numId w:val="0"/>
        </w:numPr>
      </w:pPr>
      <w:bookmarkStart w:id="8" w:name="_Toc429077872"/>
      <w:r>
        <w:lastRenderedPageBreak/>
        <w:t>Introduction</w:t>
      </w:r>
      <w:bookmarkEnd w:id="4"/>
      <w:bookmarkEnd w:id="5"/>
      <w:bookmarkEnd w:id="6"/>
      <w:bookmarkEnd w:id="7"/>
      <w:bookmarkEnd w:id="8"/>
    </w:p>
    <w:p w:rsidR="00A9256F" w:rsidRDefault="00B54F69" w:rsidP="00B54F69">
      <w:r>
        <w:t xml:space="preserve">      </w:t>
      </w:r>
      <w:r w:rsidRPr="006737E1">
        <w:t xml:space="preserve">Dans un contexte où Coheris cherchent en permanence à être plus efficace et plus réactive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SaaS </w:t>
      </w:r>
      <w:r>
        <w:t xml:space="preserve">à </w:t>
      </w:r>
      <w:r w:rsidRPr="006737E1">
        <w:t>la demande</w:t>
      </w:r>
      <w:r w:rsidR="00A9256F">
        <w:t xml:space="preserve">. </w:t>
      </w:r>
    </w:p>
    <w:p w:rsidR="00B54F69" w:rsidRPr="000C22AE" w:rsidRDefault="00A9256F" w:rsidP="00B54F69">
      <w:r>
        <w:t xml:space="preserve">      Coheris </w:t>
      </w:r>
      <w:r w:rsidR="00B54F69" w:rsidRPr="000C22AE">
        <w:t xml:space="preserve">souhaite </w:t>
      </w:r>
      <w:r w:rsidR="00B54F69">
        <w:t>constamment évoluer et proposer</w:t>
      </w:r>
      <w:r w:rsidR="00B54F69" w:rsidRPr="000C22AE">
        <w:t xml:space="preserve"> des modules basés sur une architecture technique et </w:t>
      </w:r>
      <w:r w:rsidR="00BF335C">
        <w:t xml:space="preserve">sur </w:t>
      </w:r>
      <w:r w:rsidR="00B54F69" w:rsidRPr="000C22AE">
        <w:t xml:space="preserve">des technologies de pointes </w:t>
      </w:r>
      <w:r w:rsidR="00BF335C">
        <w:t>afin de répondre</w:t>
      </w:r>
      <w:r w:rsidR="00B54F69">
        <w:t xml:space="preserve"> parfaitement aux attentes des utilisateurs.</w:t>
      </w:r>
    </w:p>
    <w:p w:rsidR="00B54F69" w:rsidRDefault="00B54F69" w:rsidP="00B54F69">
      <w:r>
        <w:t xml:space="preserve">      </w:t>
      </w:r>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r>
        <w:t xml:space="preserve">      D</w:t>
      </w:r>
      <w:r w:rsidRPr="000C22AE">
        <w:t>ans une première partie</w:t>
      </w:r>
      <w:r>
        <w:t>, le but était</w:t>
      </w:r>
      <w:r w:rsidRPr="000C22AE">
        <w:t xml:space="preserve"> de comprendre la nouvelle architecture des mod</w:t>
      </w:r>
      <w:r w:rsidR="00A9256F">
        <w:t xml:space="preserve">ules Coheris, la mise en œuvre </w:t>
      </w:r>
      <w:r w:rsidRPr="000C22AE">
        <w:t xml:space="preserve">de l’approche </w:t>
      </w:r>
      <w:r w:rsidR="00A9256F">
        <w:t>« </w:t>
      </w:r>
      <w:r w:rsidR="00BF335C">
        <w:t>D</w:t>
      </w:r>
      <w:r w:rsidR="00BF335C" w:rsidRPr="000C22AE">
        <w:t xml:space="preserve">omain </w:t>
      </w:r>
      <w:r w:rsidR="00BF335C">
        <w:t>D</w:t>
      </w:r>
      <w:r w:rsidRPr="000C22AE">
        <w:t>r</w:t>
      </w:r>
      <w:r w:rsidR="00BF335C">
        <w:t>i</w:t>
      </w:r>
      <w:r w:rsidRPr="000C22AE">
        <w:t xml:space="preserve">ven </w:t>
      </w:r>
      <w:r w:rsidR="00BF335C">
        <w:t>De</w:t>
      </w:r>
      <w:r w:rsidR="00BF335C" w:rsidRPr="000C22AE">
        <w:t>sign</w:t>
      </w:r>
      <w:r w:rsidR="00BF335C">
        <w:t> </w:t>
      </w:r>
      <w:r w:rsidR="00A9256F">
        <w:t>»</w:t>
      </w:r>
      <w:r w:rsidRPr="000C22AE">
        <w:t xml:space="preserve"> dans un module prototype qui gère un système de planification de</w:t>
      </w:r>
      <w:r>
        <w:t>s tâ</w:t>
      </w:r>
      <w:r w:rsidRPr="000C22AE">
        <w:t xml:space="preserve">ches. Et </w:t>
      </w:r>
      <w:r w:rsidR="00BF335C">
        <w:t>d</w:t>
      </w:r>
      <w:r w:rsidR="00BF335C" w:rsidRPr="000C22AE">
        <w:t xml:space="preserve">ans </w:t>
      </w:r>
      <w:r w:rsidRPr="000C22AE">
        <w:t xml:space="preserve">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realtime sur la qualification des messages </w:t>
      </w:r>
      <w:r w:rsidR="00BF335C">
        <w:t xml:space="preserve">provenant </w:t>
      </w:r>
      <w:r>
        <w:t>des canau</w:t>
      </w:r>
      <w:r w:rsidR="001239D7">
        <w:t>x sociaux Facebook et Twitter.</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résultats obtenus. Enfin, je conclurai en faisant un bilan critique de mes réalisations par rapport aux attentes de l’entreprise.</w:t>
      </w:r>
    </w:p>
    <w:p w:rsidR="00605126" w:rsidRDefault="00605126" w:rsidP="0022327B">
      <w:pPr>
        <w:sectPr w:rsidR="00605126" w:rsidSect="0084790D">
          <w:headerReference w:type="default" r:id="rId20"/>
          <w:footerReference w:type="default" r:id="rId21"/>
          <w:pgSz w:w="11906" w:h="16838"/>
          <w:pgMar w:top="1276" w:right="2834" w:bottom="1440" w:left="1985" w:header="708" w:footer="708" w:gutter="0"/>
          <w:cols w:space="708"/>
          <w:docGrid w:linePitch="360"/>
        </w:sectPr>
      </w:pPr>
    </w:p>
    <w:p w:rsidR="00B52B6B" w:rsidRDefault="00B52B6B" w:rsidP="000D4461">
      <w:pPr>
        <w:pStyle w:val="Sansinterligne"/>
      </w:pPr>
      <w:bookmarkStart w:id="9" w:name="_Toc428613323"/>
      <w:bookmarkStart w:id="10" w:name="_Toc428615619"/>
      <w:bookmarkStart w:id="11" w:name="_Toc428616265"/>
      <w:bookmarkStart w:id="12" w:name="_Toc428617671"/>
      <w:bookmarkStart w:id="13" w:name="_Toc428623676"/>
      <w:bookmarkStart w:id="14" w:name="_Toc428623763"/>
      <w:r>
        <w:lastRenderedPageBreak/>
        <w:t>Partie 1</w:t>
      </w:r>
      <w:bookmarkEnd w:id="9"/>
      <w:bookmarkEnd w:id="10"/>
      <w:bookmarkEnd w:id="11"/>
      <w:bookmarkEnd w:id="12"/>
      <w:bookmarkEnd w:id="13"/>
      <w:bookmarkEnd w:id="14"/>
    </w:p>
    <w:p w:rsidR="00B52B6B" w:rsidRPr="003E4A9A" w:rsidRDefault="00B52B6B" w:rsidP="000D4461">
      <w:pPr>
        <w:pStyle w:val="Titre1"/>
        <w:spacing w:line="600" w:lineRule="auto"/>
        <w:ind w:left="0" w:hanging="284"/>
        <w:rPr>
          <w:szCs w:val="44"/>
        </w:rPr>
      </w:pPr>
      <w:bookmarkStart w:id="15" w:name="_Toc428223728"/>
      <w:bookmarkStart w:id="16" w:name="_Toc428223943"/>
      <w:bookmarkStart w:id="17" w:name="_Toc428224035"/>
      <w:bookmarkStart w:id="18" w:name="_Toc429077873"/>
      <w:r w:rsidRPr="003E4A9A">
        <w:rPr>
          <w:szCs w:val="44"/>
        </w:rPr>
        <w:t>Présentation du stage</w:t>
      </w:r>
      <w:bookmarkEnd w:id="15"/>
      <w:bookmarkEnd w:id="16"/>
      <w:bookmarkEnd w:id="17"/>
      <w:bookmarkEnd w:id="18"/>
    </w:p>
    <w:p w:rsidR="002A3CB4" w:rsidRPr="002A3CB4" w:rsidRDefault="00B52B6B" w:rsidP="003064F3">
      <w:pPr>
        <w:spacing w:line="240" w:lineRule="auto"/>
        <w:rPr>
          <w:noProof/>
        </w:rPr>
      </w:pPr>
      <w:r w:rsidRPr="00B902AA">
        <w:rPr>
          <w:rFonts w:cs="Times New Roman"/>
          <w:b/>
          <w:szCs w:val="24"/>
        </w:rPr>
        <w:t>Sommaire</w:t>
      </w:r>
      <w:r w:rsidRPr="00DF6D7D">
        <w:rPr>
          <w:rFonts w:ascii="Helvetica" w:hAnsi="Helvetica"/>
        </w:rPr>
        <w:tab/>
      </w:r>
      <w:r w:rsidR="004D38D0">
        <w:tab/>
      </w:r>
      <w:r w:rsidR="00E22F05">
        <w:pict>
          <v:rect id="_x0000_i1025" style="width:453.6pt;height:1pt" o:hralign="center" o:hrstd="t" o:hrnoshade="t" o:hr="t" fillcolor="black [3213]" stroked="f"/>
        </w:pict>
      </w:r>
      <w:r w:rsidR="00F249A1" w:rsidRPr="002A3CB4">
        <w:rPr>
          <w:rFonts w:ascii="Cambria" w:hAnsi="Cambria"/>
          <w:sz w:val="22"/>
        </w:rPr>
        <w:fldChar w:fldCharType="begin"/>
      </w:r>
      <w:r w:rsidR="004D38D0" w:rsidRPr="002A3CB4">
        <w:rPr>
          <w:rFonts w:ascii="Cambria" w:hAnsi="Cambria"/>
          <w:sz w:val="22"/>
        </w:rPr>
        <w:instrText xml:space="preserve"> TOC \o "2-3" \h \z \u </w:instrText>
      </w:r>
      <w:r w:rsidR="00F249A1" w:rsidRPr="002A3CB4">
        <w:rPr>
          <w:rFonts w:ascii="Cambria" w:hAnsi="Cambria"/>
          <w:sz w:val="22"/>
        </w:rPr>
        <w:fldChar w:fldCharType="separate"/>
      </w:r>
    </w:p>
    <w:p w:rsidR="002A3CB4" w:rsidRPr="002A3CB4" w:rsidRDefault="00E22F05" w:rsidP="008641C7">
      <w:pPr>
        <w:pStyle w:val="TM2"/>
        <w:rPr>
          <w:rFonts w:asciiTheme="minorHAnsi" w:eastAsiaTheme="minorEastAsia" w:hAnsiTheme="minorHAnsi"/>
          <w:sz w:val="22"/>
          <w:lang w:eastAsia="fr-FR"/>
        </w:rPr>
      </w:pPr>
      <w:hyperlink w:anchor="_Toc429003355" w:history="1">
        <w:r w:rsidR="002A3CB4" w:rsidRPr="002A3CB4">
          <w:rPr>
            <w:rStyle w:val="Lienhypertexte"/>
          </w:rPr>
          <w:t>1.1</w:t>
        </w:r>
        <w:r w:rsidR="002A3CB4" w:rsidRPr="002A3CB4">
          <w:rPr>
            <w:rFonts w:asciiTheme="minorHAnsi" w:eastAsiaTheme="minorEastAsia" w:hAnsiTheme="minorHAnsi"/>
            <w:sz w:val="22"/>
            <w:lang w:eastAsia="fr-FR"/>
          </w:rPr>
          <w:tab/>
        </w:r>
        <w:r w:rsidR="002A3CB4" w:rsidRPr="002A3CB4">
          <w:rPr>
            <w:rStyle w:val="Lienhypertexte"/>
          </w:rPr>
          <w:t>Société Coheris</w:t>
        </w:r>
        <w:r w:rsidR="002A3CB4" w:rsidRPr="002A3CB4">
          <w:rPr>
            <w:webHidden/>
          </w:rPr>
          <w:tab/>
        </w:r>
        <w:r w:rsidR="00F249A1" w:rsidRPr="002A3CB4">
          <w:rPr>
            <w:webHidden/>
          </w:rPr>
          <w:fldChar w:fldCharType="begin"/>
        </w:r>
        <w:r w:rsidR="002A3CB4" w:rsidRPr="002A3CB4">
          <w:rPr>
            <w:webHidden/>
          </w:rPr>
          <w:instrText xml:space="preserve"> PAGEREF _Toc429003355 \h </w:instrText>
        </w:r>
        <w:r w:rsidR="00F249A1" w:rsidRPr="002A3CB4">
          <w:rPr>
            <w:webHidden/>
          </w:rPr>
        </w:r>
        <w:r w:rsidR="00F249A1" w:rsidRPr="002A3CB4">
          <w:rPr>
            <w:webHidden/>
          </w:rPr>
          <w:fldChar w:fldCharType="separate"/>
        </w:r>
        <w:r w:rsidR="00D9415A">
          <w:rPr>
            <w:webHidden/>
          </w:rPr>
          <w:t>8</w:t>
        </w:r>
        <w:r w:rsidR="00F249A1" w:rsidRPr="002A3CB4">
          <w:rPr>
            <w:webHidden/>
          </w:rPr>
          <w:fldChar w:fldCharType="end"/>
        </w:r>
      </w:hyperlink>
    </w:p>
    <w:p w:rsidR="002A3CB4" w:rsidRPr="002A3CB4" w:rsidRDefault="00E22F05" w:rsidP="00D9415A">
      <w:pPr>
        <w:pStyle w:val="TM3"/>
        <w:rPr>
          <w:rFonts w:asciiTheme="minorHAnsi" w:eastAsiaTheme="minorEastAsia" w:hAnsiTheme="minorHAnsi"/>
          <w:noProof/>
          <w:sz w:val="22"/>
          <w:szCs w:val="22"/>
          <w:lang w:eastAsia="fr-FR"/>
        </w:rPr>
      </w:pPr>
      <w:hyperlink w:anchor="_Toc429003356" w:history="1">
        <w:r w:rsidR="002A3CB4" w:rsidRPr="002A3CB4">
          <w:rPr>
            <w:rStyle w:val="Lienhypertexte"/>
            <w:i w:val="0"/>
            <w:noProof/>
          </w:rPr>
          <w:t>1.1.1</w:t>
        </w:r>
        <w:r w:rsidR="002A3CB4" w:rsidRPr="002A3CB4">
          <w:rPr>
            <w:rFonts w:asciiTheme="minorHAnsi" w:eastAsiaTheme="minorEastAsia" w:hAnsiTheme="minorHAnsi"/>
            <w:noProof/>
            <w:sz w:val="22"/>
            <w:szCs w:val="22"/>
            <w:lang w:eastAsia="fr-FR"/>
          </w:rPr>
          <w:tab/>
        </w:r>
        <w:r w:rsidR="002A3CB4" w:rsidRPr="002A3CB4">
          <w:rPr>
            <w:rStyle w:val="Lienhypertexte"/>
            <w:i w:val="0"/>
            <w:noProof/>
          </w:rPr>
          <w:t>Présentation</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_Toc429003356 \h </w:instrText>
        </w:r>
        <w:r w:rsidR="00F249A1" w:rsidRPr="002A3CB4">
          <w:rPr>
            <w:noProof/>
            <w:webHidden/>
          </w:rPr>
        </w:r>
        <w:r w:rsidR="00F249A1" w:rsidRPr="002A3CB4">
          <w:rPr>
            <w:noProof/>
            <w:webHidden/>
          </w:rPr>
          <w:fldChar w:fldCharType="separate"/>
        </w:r>
        <w:r w:rsidR="00D9415A">
          <w:rPr>
            <w:noProof/>
            <w:webHidden/>
          </w:rPr>
          <w:t>8</w:t>
        </w:r>
        <w:r w:rsidR="00F249A1" w:rsidRPr="002A3CB4">
          <w:rPr>
            <w:noProof/>
            <w:webHidden/>
          </w:rPr>
          <w:fldChar w:fldCharType="end"/>
        </w:r>
      </w:hyperlink>
    </w:p>
    <w:p w:rsidR="002A3CB4" w:rsidRPr="002A3CB4" w:rsidRDefault="00E22F05" w:rsidP="00D9415A">
      <w:pPr>
        <w:pStyle w:val="TM3"/>
        <w:rPr>
          <w:rFonts w:asciiTheme="minorHAnsi" w:eastAsiaTheme="minorEastAsia" w:hAnsiTheme="minorHAnsi"/>
          <w:noProof/>
          <w:sz w:val="22"/>
          <w:szCs w:val="22"/>
          <w:lang w:eastAsia="fr-FR"/>
        </w:rPr>
      </w:pPr>
      <w:hyperlink w:anchor="_Toc429003357" w:history="1">
        <w:r w:rsidR="002A3CB4" w:rsidRPr="002A3CB4">
          <w:rPr>
            <w:rStyle w:val="Lienhypertexte"/>
            <w:i w:val="0"/>
            <w:noProof/>
          </w:rPr>
          <w:t>1.1.2</w:t>
        </w:r>
        <w:r w:rsidR="002A3CB4" w:rsidRPr="002A3CB4">
          <w:rPr>
            <w:rFonts w:asciiTheme="minorHAnsi" w:eastAsiaTheme="minorEastAsia" w:hAnsiTheme="minorHAnsi"/>
            <w:noProof/>
            <w:sz w:val="22"/>
            <w:szCs w:val="22"/>
            <w:lang w:eastAsia="fr-FR"/>
          </w:rPr>
          <w:tab/>
        </w:r>
        <w:r w:rsidR="002A3CB4" w:rsidRPr="002A3CB4">
          <w:rPr>
            <w:rStyle w:val="Lienhypertexte"/>
            <w:i w:val="0"/>
            <w:noProof/>
          </w:rPr>
          <w:t>Produits</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_Toc429003357 \h </w:instrText>
        </w:r>
        <w:r w:rsidR="00F249A1" w:rsidRPr="002A3CB4">
          <w:rPr>
            <w:noProof/>
            <w:webHidden/>
          </w:rPr>
        </w:r>
        <w:r w:rsidR="00F249A1" w:rsidRPr="002A3CB4">
          <w:rPr>
            <w:noProof/>
            <w:webHidden/>
          </w:rPr>
          <w:fldChar w:fldCharType="separate"/>
        </w:r>
        <w:r w:rsidR="00D9415A">
          <w:rPr>
            <w:noProof/>
            <w:webHidden/>
          </w:rPr>
          <w:t>8</w:t>
        </w:r>
        <w:r w:rsidR="00F249A1" w:rsidRPr="002A3CB4">
          <w:rPr>
            <w:noProof/>
            <w:webHidden/>
          </w:rPr>
          <w:fldChar w:fldCharType="end"/>
        </w:r>
      </w:hyperlink>
    </w:p>
    <w:p w:rsidR="002A3CB4" w:rsidRPr="002A3CB4" w:rsidRDefault="00E22F05" w:rsidP="00D9415A">
      <w:pPr>
        <w:pStyle w:val="TM3"/>
        <w:rPr>
          <w:rFonts w:asciiTheme="minorHAnsi" w:eastAsiaTheme="minorEastAsia" w:hAnsiTheme="minorHAnsi"/>
          <w:noProof/>
          <w:sz w:val="22"/>
          <w:szCs w:val="22"/>
          <w:lang w:eastAsia="fr-FR"/>
        </w:rPr>
      </w:pPr>
      <w:hyperlink w:anchor="_Toc429003358" w:history="1">
        <w:r w:rsidR="002A3CB4" w:rsidRPr="002A3CB4">
          <w:rPr>
            <w:rStyle w:val="Lienhypertexte"/>
            <w:i w:val="0"/>
            <w:noProof/>
          </w:rPr>
          <w:t>1.1.3</w:t>
        </w:r>
        <w:r w:rsidR="002A3CB4" w:rsidRPr="002A3CB4">
          <w:rPr>
            <w:rFonts w:asciiTheme="minorHAnsi" w:eastAsiaTheme="minorEastAsia" w:hAnsiTheme="minorHAnsi"/>
            <w:noProof/>
            <w:sz w:val="22"/>
            <w:szCs w:val="22"/>
            <w:lang w:eastAsia="fr-FR"/>
          </w:rPr>
          <w:tab/>
        </w:r>
        <w:r w:rsidR="002A3CB4" w:rsidRPr="002A3CB4">
          <w:rPr>
            <w:rStyle w:val="Lienhypertexte"/>
            <w:i w:val="0"/>
            <w:noProof/>
          </w:rPr>
          <w:t>Organisation</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_Toc429003358 \h </w:instrText>
        </w:r>
        <w:r w:rsidR="00F249A1" w:rsidRPr="002A3CB4">
          <w:rPr>
            <w:noProof/>
            <w:webHidden/>
          </w:rPr>
        </w:r>
        <w:r w:rsidR="00F249A1" w:rsidRPr="002A3CB4">
          <w:rPr>
            <w:noProof/>
            <w:webHidden/>
          </w:rPr>
          <w:fldChar w:fldCharType="separate"/>
        </w:r>
        <w:r w:rsidR="00D9415A">
          <w:rPr>
            <w:noProof/>
            <w:webHidden/>
          </w:rPr>
          <w:t>9</w:t>
        </w:r>
        <w:r w:rsidR="00F249A1" w:rsidRPr="002A3CB4">
          <w:rPr>
            <w:noProof/>
            <w:webHidden/>
          </w:rPr>
          <w:fldChar w:fldCharType="end"/>
        </w:r>
      </w:hyperlink>
    </w:p>
    <w:p w:rsidR="002A3CB4" w:rsidRPr="002A3CB4" w:rsidRDefault="00E22F05" w:rsidP="00D9415A">
      <w:pPr>
        <w:pStyle w:val="TM3"/>
        <w:rPr>
          <w:rFonts w:asciiTheme="minorHAnsi" w:eastAsiaTheme="minorEastAsia" w:hAnsiTheme="minorHAnsi"/>
          <w:noProof/>
          <w:sz w:val="22"/>
          <w:szCs w:val="22"/>
          <w:lang w:eastAsia="fr-FR"/>
        </w:rPr>
      </w:pPr>
      <w:hyperlink w:anchor="_Toc429003359" w:history="1">
        <w:r w:rsidR="002A3CB4" w:rsidRPr="002A3CB4">
          <w:rPr>
            <w:rStyle w:val="Lienhypertexte"/>
            <w:i w:val="0"/>
            <w:noProof/>
          </w:rPr>
          <w:t>1.1.4</w:t>
        </w:r>
        <w:r w:rsidR="002A3CB4" w:rsidRPr="002A3CB4">
          <w:rPr>
            <w:rFonts w:asciiTheme="minorHAnsi" w:eastAsiaTheme="minorEastAsia" w:hAnsiTheme="minorHAnsi"/>
            <w:noProof/>
            <w:sz w:val="22"/>
            <w:szCs w:val="22"/>
            <w:lang w:eastAsia="fr-FR"/>
          </w:rPr>
          <w:tab/>
        </w:r>
        <w:r w:rsidR="002A3CB4" w:rsidRPr="002A3CB4">
          <w:rPr>
            <w:rStyle w:val="Lienhypertexte"/>
            <w:i w:val="0"/>
            <w:noProof/>
          </w:rPr>
          <w:t>En chiffres</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_Toc429003359 \h </w:instrText>
        </w:r>
        <w:r w:rsidR="00F249A1" w:rsidRPr="002A3CB4">
          <w:rPr>
            <w:noProof/>
            <w:webHidden/>
          </w:rPr>
        </w:r>
        <w:r w:rsidR="00F249A1" w:rsidRPr="002A3CB4">
          <w:rPr>
            <w:noProof/>
            <w:webHidden/>
          </w:rPr>
          <w:fldChar w:fldCharType="separate"/>
        </w:r>
        <w:r w:rsidR="00D9415A">
          <w:rPr>
            <w:noProof/>
            <w:webHidden/>
          </w:rPr>
          <w:t>9</w:t>
        </w:r>
        <w:r w:rsidR="00F249A1" w:rsidRPr="002A3CB4">
          <w:rPr>
            <w:noProof/>
            <w:webHidden/>
          </w:rPr>
          <w:fldChar w:fldCharType="end"/>
        </w:r>
      </w:hyperlink>
    </w:p>
    <w:p w:rsidR="002A3CB4" w:rsidRPr="002A3CB4" w:rsidRDefault="00E22F05" w:rsidP="008641C7">
      <w:pPr>
        <w:pStyle w:val="TM2"/>
        <w:rPr>
          <w:rFonts w:asciiTheme="minorHAnsi" w:eastAsiaTheme="minorEastAsia" w:hAnsiTheme="minorHAnsi"/>
          <w:sz w:val="22"/>
          <w:lang w:eastAsia="fr-FR"/>
        </w:rPr>
      </w:pPr>
      <w:hyperlink w:anchor="_Toc429003360" w:history="1">
        <w:r w:rsidR="002A3CB4" w:rsidRPr="002A3CB4">
          <w:rPr>
            <w:rStyle w:val="Lienhypertexte"/>
          </w:rPr>
          <w:t>1.2</w:t>
        </w:r>
        <w:r w:rsidR="002A3CB4" w:rsidRPr="002A3CB4">
          <w:rPr>
            <w:rFonts w:asciiTheme="minorHAnsi" w:eastAsiaTheme="minorEastAsia" w:hAnsiTheme="minorHAnsi"/>
            <w:sz w:val="22"/>
            <w:lang w:eastAsia="fr-FR"/>
          </w:rPr>
          <w:tab/>
        </w:r>
        <w:r w:rsidR="002A3CB4" w:rsidRPr="002A3CB4">
          <w:rPr>
            <w:rStyle w:val="Lienhypertexte"/>
          </w:rPr>
          <w:t>Mission</w:t>
        </w:r>
        <w:r w:rsidR="002A3CB4" w:rsidRPr="002A3CB4">
          <w:rPr>
            <w:webHidden/>
          </w:rPr>
          <w:tab/>
        </w:r>
        <w:r w:rsidR="00F249A1" w:rsidRPr="002A3CB4">
          <w:rPr>
            <w:webHidden/>
          </w:rPr>
          <w:fldChar w:fldCharType="begin"/>
        </w:r>
        <w:r w:rsidR="002A3CB4" w:rsidRPr="002A3CB4">
          <w:rPr>
            <w:webHidden/>
          </w:rPr>
          <w:instrText xml:space="preserve"> PAGEREF _Toc429003360 \h </w:instrText>
        </w:r>
        <w:r w:rsidR="00F249A1" w:rsidRPr="002A3CB4">
          <w:rPr>
            <w:webHidden/>
          </w:rPr>
        </w:r>
        <w:r w:rsidR="00F249A1" w:rsidRPr="002A3CB4">
          <w:rPr>
            <w:webHidden/>
          </w:rPr>
          <w:fldChar w:fldCharType="separate"/>
        </w:r>
        <w:r w:rsidR="00D9415A">
          <w:rPr>
            <w:webHidden/>
          </w:rPr>
          <w:t>9</w:t>
        </w:r>
        <w:r w:rsidR="00F249A1" w:rsidRPr="002A3CB4">
          <w:rPr>
            <w:webHidden/>
          </w:rPr>
          <w:fldChar w:fldCharType="end"/>
        </w:r>
      </w:hyperlink>
    </w:p>
    <w:p w:rsidR="002A3CB4" w:rsidRPr="002A3CB4" w:rsidRDefault="00E22F05" w:rsidP="00D9415A">
      <w:pPr>
        <w:pStyle w:val="TM3"/>
        <w:rPr>
          <w:rFonts w:asciiTheme="minorHAnsi" w:eastAsiaTheme="minorEastAsia" w:hAnsiTheme="minorHAnsi"/>
          <w:noProof/>
          <w:sz w:val="22"/>
          <w:szCs w:val="22"/>
          <w:lang w:eastAsia="fr-FR"/>
        </w:rPr>
      </w:pPr>
      <w:hyperlink w:anchor="_Toc429003361" w:history="1">
        <w:r w:rsidR="002A3CB4" w:rsidRPr="002A3CB4">
          <w:rPr>
            <w:rStyle w:val="Lienhypertexte"/>
            <w:i w:val="0"/>
            <w:noProof/>
          </w:rPr>
          <w:t>1.2.1</w:t>
        </w:r>
        <w:r w:rsidR="002A3CB4" w:rsidRPr="002A3CB4">
          <w:rPr>
            <w:rFonts w:asciiTheme="minorHAnsi" w:eastAsiaTheme="minorEastAsia" w:hAnsiTheme="minorHAnsi"/>
            <w:noProof/>
            <w:sz w:val="22"/>
            <w:szCs w:val="22"/>
            <w:lang w:eastAsia="fr-FR"/>
          </w:rPr>
          <w:tab/>
        </w:r>
        <w:r w:rsidR="002A3CB4" w:rsidRPr="002A3CB4">
          <w:rPr>
            <w:rStyle w:val="Lienhypertexte"/>
            <w:i w:val="0"/>
            <w:noProof/>
          </w:rPr>
          <w:t>Sujet de stage</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_Toc429003361 \h </w:instrText>
        </w:r>
        <w:r w:rsidR="00F249A1" w:rsidRPr="002A3CB4">
          <w:rPr>
            <w:noProof/>
            <w:webHidden/>
          </w:rPr>
        </w:r>
        <w:r w:rsidR="00F249A1" w:rsidRPr="002A3CB4">
          <w:rPr>
            <w:noProof/>
            <w:webHidden/>
          </w:rPr>
          <w:fldChar w:fldCharType="separate"/>
        </w:r>
        <w:r w:rsidR="00D9415A">
          <w:rPr>
            <w:noProof/>
            <w:webHidden/>
          </w:rPr>
          <w:t>9</w:t>
        </w:r>
        <w:r w:rsidR="00F249A1" w:rsidRPr="002A3CB4">
          <w:rPr>
            <w:noProof/>
            <w:webHidden/>
          </w:rPr>
          <w:fldChar w:fldCharType="end"/>
        </w:r>
      </w:hyperlink>
    </w:p>
    <w:p w:rsidR="002A3CB4" w:rsidRPr="002A3CB4" w:rsidRDefault="00E22F05" w:rsidP="00D9415A">
      <w:pPr>
        <w:pStyle w:val="TM3"/>
        <w:rPr>
          <w:rFonts w:asciiTheme="minorHAnsi" w:eastAsiaTheme="minorEastAsia" w:hAnsiTheme="minorHAnsi"/>
          <w:noProof/>
          <w:sz w:val="22"/>
          <w:szCs w:val="22"/>
          <w:lang w:eastAsia="fr-FR"/>
        </w:rPr>
      </w:pPr>
      <w:hyperlink w:anchor="_Toc429003362" w:history="1">
        <w:r w:rsidR="002A3CB4" w:rsidRPr="002A3CB4">
          <w:rPr>
            <w:rStyle w:val="Lienhypertexte"/>
            <w:i w:val="0"/>
            <w:noProof/>
          </w:rPr>
          <w:t>1.2.2</w:t>
        </w:r>
        <w:r w:rsidR="002A3CB4" w:rsidRPr="002A3CB4">
          <w:rPr>
            <w:rFonts w:asciiTheme="minorHAnsi" w:eastAsiaTheme="minorEastAsia" w:hAnsiTheme="minorHAnsi"/>
            <w:noProof/>
            <w:sz w:val="22"/>
            <w:szCs w:val="22"/>
            <w:lang w:eastAsia="fr-FR"/>
          </w:rPr>
          <w:tab/>
        </w:r>
        <w:r w:rsidR="002A3CB4" w:rsidRPr="002A3CB4">
          <w:rPr>
            <w:rStyle w:val="Lienhypertexte"/>
            <w:i w:val="0"/>
            <w:noProof/>
          </w:rPr>
          <w:t>Besoin</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_Toc429003362 \h </w:instrText>
        </w:r>
        <w:r w:rsidR="00F249A1" w:rsidRPr="002A3CB4">
          <w:rPr>
            <w:noProof/>
            <w:webHidden/>
          </w:rPr>
        </w:r>
        <w:r w:rsidR="00F249A1" w:rsidRPr="002A3CB4">
          <w:rPr>
            <w:noProof/>
            <w:webHidden/>
          </w:rPr>
          <w:fldChar w:fldCharType="separate"/>
        </w:r>
        <w:r w:rsidR="00D9415A">
          <w:rPr>
            <w:noProof/>
            <w:webHidden/>
          </w:rPr>
          <w:t>10</w:t>
        </w:r>
        <w:r w:rsidR="00F249A1" w:rsidRPr="002A3CB4">
          <w:rPr>
            <w:noProof/>
            <w:webHidden/>
          </w:rPr>
          <w:fldChar w:fldCharType="end"/>
        </w:r>
      </w:hyperlink>
    </w:p>
    <w:p w:rsidR="002A3CB4" w:rsidRPr="002A3CB4" w:rsidRDefault="00E22F05" w:rsidP="00D9415A">
      <w:pPr>
        <w:pStyle w:val="TM3"/>
        <w:rPr>
          <w:rFonts w:asciiTheme="minorHAnsi" w:eastAsiaTheme="minorEastAsia" w:hAnsiTheme="minorHAnsi"/>
          <w:noProof/>
          <w:sz w:val="22"/>
          <w:szCs w:val="22"/>
          <w:lang w:eastAsia="fr-FR"/>
        </w:rPr>
      </w:pPr>
      <w:hyperlink w:anchor="_Toc429003363" w:history="1">
        <w:r w:rsidR="002A3CB4" w:rsidRPr="002A3CB4">
          <w:rPr>
            <w:rStyle w:val="Lienhypertexte"/>
            <w:i w:val="0"/>
            <w:noProof/>
          </w:rPr>
          <w:t>1.2.3</w:t>
        </w:r>
        <w:r w:rsidR="002A3CB4" w:rsidRPr="002A3CB4">
          <w:rPr>
            <w:rFonts w:asciiTheme="minorHAnsi" w:eastAsiaTheme="minorEastAsia" w:hAnsiTheme="minorHAnsi"/>
            <w:noProof/>
            <w:sz w:val="22"/>
            <w:szCs w:val="22"/>
            <w:lang w:eastAsia="fr-FR"/>
          </w:rPr>
          <w:tab/>
        </w:r>
        <w:r w:rsidR="002A3CB4" w:rsidRPr="002A3CB4">
          <w:rPr>
            <w:rStyle w:val="Lienhypertexte"/>
            <w:i w:val="0"/>
            <w:noProof/>
          </w:rPr>
          <w:t>Équipe</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_Toc429003363 \h </w:instrText>
        </w:r>
        <w:r w:rsidR="00F249A1" w:rsidRPr="002A3CB4">
          <w:rPr>
            <w:noProof/>
            <w:webHidden/>
          </w:rPr>
        </w:r>
        <w:r w:rsidR="00F249A1" w:rsidRPr="002A3CB4">
          <w:rPr>
            <w:noProof/>
            <w:webHidden/>
          </w:rPr>
          <w:fldChar w:fldCharType="separate"/>
        </w:r>
        <w:r w:rsidR="00D9415A">
          <w:rPr>
            <w:noProof/>
            <w:webHidden/>
          </w:rPr>
          <w:t>10</w:t>
        </w:r>
        <w:r w:rsidR="00F249A1" w:rsidRPr="002A3CB4">
          <w:rPr>
            <w:noProof/>
            <w:webHidden/>
          </w:rPr>
          <w:fldChar w:fldCharType="end"/>
        </w:r>
      </w:hyperlink>
    </w:p>
    <w:p w:rsidR="002A3CB4" w:rsidRPr="002A3CB4" w:rsidRDefault="00E22F05" w:rsidP="00D9415A">
      <w:pPr>
        <w:pStyle w:val="TM3"/>
        <w:rPr>
          <w:rFonts w:asciiTheme="minorHAnsi" w:eastAsiaTheme="minorEastAsia" w:hAnsiTheme="minorHAnsi"/>
          <w:noProof/>
          <w:sz w:val="22"/>
          <w:szCs w:val="22"/>
          <w:lang w:eastAsia="fr-FR"/>
        </w:rPr>
      </w:pPr>
      <w:hyperlink w:anchor="_Toc429003364" w:history="1">
        <w:r w:rsidR="002A3CB4" w:rsidRPr="002A3CB4">
          <w:rPr>
            <w:rStyle w:val="Lienhypertexte"/>
            <w:i w:val="0"/>
            <w:noProof/>
          </w:rPr>
          <w:t>1.2.4</w:t>
        </w:r>
        <w:r w:rsidR="002A3CB4" w:rsidRPr="002A3CB4">
          <w:rPr>
            <w:rFonts w:asciiTheme="minorHAnsi" w:eastAsiaTheme="minorEastAsia" w:hAnsiTheme="minorHAnsi"/>
            <w:noProof/>
            <w:sz w:val="22"/>
            <w:szCs w:val="22"/>
            <w:lang w:eastAsia="fr-FR"/>
          </w:rPr>
          <w:tab/>
        </w:r>
        <w:r w:rsidR="002A3CB4" w:rsidRPr="002A3CB4">
          <w:rPr>
            <w:rStyle w:val="Lienhypertexte"/>
            <w:i w:val="0"/>
            <w:noProof/>
          </w:rPr>
          <w:t>Environnement de travail</w:t>
        </w:r>
        <w:r w:rsidR="002A3CB4" w:rsidRPr="002A3CB4">
          <w:rPr>
            <w:noProof/>
            <w:webHidden/>
          </w:rPr>
          <w:tab/>
        </w:r>
        <w:r w:rsidR="00F249A1" w:rsidRPr="002A3CB4">
          <w:rPr>
            <w:noProof/>
            <w:webHidden/>
          </w:rPr>
          <w:fldChar w:fldCharType="begin"/>
        </w:r>
        <w:r w:rsidR="002A3CB4" w:rsidRPr="002A3CB4">
          <w:rPr>
            <w:noProof/>
            <w:webHidden/>
          </w:rPr>
          <w:instrText xml:space="preserve"> PAGEREF _Toc429003364 \h </w:instrText>
        </w:r>
        <w:r w:rsidR="00F249A1" w:rsidRPr="002A3CB4">
          <w:rPr>
            <w:noProof/>
            <w:webHidden/>
          </w:rPr>
        </w:r>
        <w:r w:rsidR="00F249A1" w:rsidRPr="002A3CB4">
          <w:rPr>
            <w:noProof/>
            <w:webHidden/>
          </w:rPr>
          <w:fldChar w:fldCharType="separate"/>
        </w:r>
        <w:r w:rsidR="00D9415A">
          <w:rPr>
            <w:noProof/>
            <w:webHidden/>
          </w:rPr>
          <w:t>11</w:t>
        </w:r>
        <w:r w:rsidR="00F249A1" w:rsidRPr="002A3CB4">
          <w:rPr>
            <w:noProof/>
            <w:webHidden/>
          </w:rPr>
          <w:fldChar w:fldCharType="end"/>
        </w:r>
      </w:hyperlink>
    </w:p>
    <w:p w:rsidR="0056533E" w:rsidRDefault="00F249A1" w:rsidP="003064F3">
      <w:pPr>
        <w:tabs>
          <w:tab w:val="left" w:pos="1110"/>
        </w:tabs>
        <w:spacing w:line="240" w:lineRule="auto"/>
      </w:pPr>
      <w:r w:rsidRPr="002A3CB4">
        <w:rPr>
          <w:rFonts w:ascii="Cambria" w:hAnsi="Cambria"/>
          <w:sz w:val="22"/>
        </w:rPr>
        <w:fldChar w:fldCharType="end"/>
      </w:r>
      <w:r w:rsidR="00E22F05">
        <w:pict>
          <v:rect id="_x0000_i1026" style="width:453.6pt;height:1pt" o:hralign="center" o:hrstd="t" o:hrnoshade="t" o:hr="t" fillcolor="black [3213]" stroked="f"/>
        </w:pict>
      </w:r>
    </w:p>
    <w:p w:rsidR="008B0B72" w:rsidRDefault="008B0B72" w:rsidP="009E3B52">
      <w:pPr>
        <w:pStyle w:val="Titre2"/>
        <w:numPr>
          <w:ilvl w:val="0"/>
          <w:numId w:val="0"/>
        </w:numPr>
        <w:ind w:left="576" w:hanging="576"/>
      </w:pPr>
    </w:p>
    <w:p w:rsidR="009E3B52" w:rsidRPr="009E3B52" w:rsidRDefault="009E3B52" w:rsidP="009E3B52">
      <w:pPr>
        <w:sectPr w:rsidR="009E3B52" w:rsidRPr="009E3B52" w:rsidSect="00A17FCD">
          <w:headerReference w:type="default" r:id="rId22"/>
          <w:pgSz w:w="11906" w:h="16838"/>
          <w:pgMar w:top="1440" w:right="1983" w:bottom="1440" w:left="1985" w:header="708" w:footer="708" w:gutter="0"/>
          <w:cols w:space="708"/>
          <w:docGrid w:linePitch="360"/>
        </w:sectPr>
      </w:pPr>
    </w:p>
    <w:p w:rsidR="00B34526" w:rsidRPr="00E22D78" w:rsidRDefault="00B34526" w:rsidP="00C10EE6">
      <w:pPr>
        <w:pStyle w:val="Titre2"/>
        <w:numPr>
          <w:ilvl w:val="1"/>
          <w:numId w:val="3"/>
        </w:numPr>
      </w:pPr>
      <w:bookmarkStart w:id="19" w:name="_Toc428304705"/>
      <w:bookmarkStart w:id="20" w:name="_Toc428305878"/>
      <w:bookmarkStart w:id="21" w:name="_Toc428306416"/>
      <w:bookmarkStart w:id="22" w:name="_Toc428623677"/>
      <w:bookmarkStart w:id="23" w:name="_Toc428663914"/>
      <w:bookmarkStart w:id="24" w:name="_Toc428702313"/>
      <w:bookmarkStart w:id="25" w:name="_Toc428910422"/>
      <w:bookmarkStart w:id="26" w:name="_Toc428916976"/>
      <w:bookmarkStart w:id="27" w:name="_Toc428984309"/>
      <w:bookmarkStart w:id="28" w:name="_Toc429002620"/>
      <w:bookmarkStart w:id="29" w:name="_Toc429003355"/>
      <w:bookmarkStart w:id="30" w:name="_Toc429076701"/>
      <w:bookmarkStart w:id="31" w:name="_Toc429077217"/>
      <w:bookmarkStart w:id="32" w:name="_Toc429077874"/>
      <w:r w:rsidRPr="00E22D78">
        <w:lastRenderedPageBreak/>
        <w:t>Société Coheris</w:t>
      </w:r>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B34526" w:rsidRDefault="00B34526" w:rsidP="00E22D78">
      <w:pPr>
        <w:pStyle w:val="Titre3"/>
      </w:pPr>
      <w:bookmarkStart w:id="33" w:name="_Toc428304706"/>
      <w:bookmarkStart w:id="34" w:name="_Toc428305879"/>
      <w:bookmarkStart w:id="35" w:name="_Toc428306417"/>
      <w:bookmarkStart w:id="36" w:name="_Toc428623678"/>
      <w:bookmarkStart w:id="37" w:name="_Toc428663915"/>
      <w:bookmarkStart w:id="38" w:name="_Toc428702314"/>
      <w:bookmarkStart w:id="39" w:name="_Toc428910423"/>
      <w:bookmarkStart w:id="40" w:name="_Toc428916977"/>
      <w:bookmarkStart w:id="41" w:name="_Toc428984310"/>
      <w:bookmarkStart w:id="42" w:name="_Toc429002621"/>
      <w:bookmarkStart w:id="43" w:name="_Toc429003356"/>
      <w:bookmarkStart w:id="44" w:name="_Toc429076702"/>
      <w:bookmarkStart w:id="45" w:name="_Toc429077218"/>
      <w:bookmarkStart w:id="46" w:name="_Toc429077875"/>
      <w:r>
        <w:t>Présentation</w:t>
      </w:r>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444A92" w:rsidRDefault="00DE7DE2" w:rsidP="00EA232C">
      <w:r>
        <w:t xml:space="preserve">      </w:t>
      </w:r>
      <w:r w:rsidR="00EA232C">
        <w:t xml:space="preserve">Editeur de logiciels </w:t>
      </w:r>
      <w:r w:rsidR="00444A92">
        <w:t>Français multinational dé</w:t>
      </w:r>
      <w:r w:rsidR="00EA232C">
        <w:t>dié</w:t>
      </w:r>
      <w:r w:rsidR="00444A92">
        <w:t xml:space="preserve"> à la maîtrise et l’optimisation de la relation client : CRM</w:t>
      </w:r>
      <w:r w:rsidR="00F40280">
        <w:t xml:space="preserve"> [1] </w:t>
      </w:r>
      <w:r w:rsidR="00444A92">
        <w:t>(ventes, marketing, service client, connaissance client) et Business Intelligence (anal</w:t>
      </w:r>
      <w:r w:rsidR="00F40280">
        <w:t>ytics, pilotage, data Mining).</w:t>
      </w:r>
    </w:p>
    <w:p w:rsidR="00444A92" w:rsidRDefault="00DE7DE2" w:rsidP="00444A92">
      <w:r>
        <w:t xml:space="preserve">      </w:t>
      </w:r>
      <w:r w:rsidR="00444A92">
        <w:t xml:space="preserve">Coheris est un des leaders dans la gestion des forces de vente nomades sur le marché européen du CRM. Elle compte environ 150 </w:t>
      </w:r>
      <w:r w:rsidR="00F40280">
        <w:t xml:space="preserve">collaborateurs </w:t>
      </w:r>
      <w:r w:rsidR="00444A92">
        <w:t xml:space="preserve">et plus de 1000 entreprises ont fait confiance à Coheris dans plus de 80 pays.  </w:t>
      </w:r>
    </w:p>
    <w:p w:rsidR="00444A92" w:rsidRPr="00444A92" w:rsidRDefault="00DE7DE2" w:rsidP="00444A92">
      <w:r>
        <w:t xml:space="preserve">      </w:t>
      </w:r>
      <w:r w:rsidR="00EA232C">
        <w:t xml:space="preserve">Coheris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Titre3"/>
      </w:pPr>
      <w:bookmarkStart w:id="47" w:name="_Toc428304707"/>
      <w:bookmarkStart w:id="48" w:name="_Toc428305880"/>
      <w:bookmarkStart w:id="49" w:name="_Toc428306418"/>
      <w:bookmarkStart w:id="50" w:name="_Toc428623679"/>
      <w:bookmarkStart w:id="51" w:name="_Toc428663916"/>
      <w:bookmarkStart w:id="52" w:name="_Toc428702315"/>
      <w:bookmarkStart w:id="53" w:name="_Toc428910424"/>
      <w:bookmarkStart w:id="54" w:name="_Toc428916978"/>
      <w:bookmarkStart w:id="55" w:name="_Toc428984311"/>
      <w:bookmarkStart w:id="56" w:name="_Toc429002622"/>
      <w:bookmarkStart w:id="57" w:name="_Toc429003357"/>
      <w:bookmarkStart w:id="58" w:name="_Toc429076703"/>
      <w:bookmarkStart w:id="59" w:name="_Toc429077219"/>
      <w:bookmarkStart w:id="60" w:name="_Toc429077876"/>
      <w:r>
        <w:t>Produits</w:t>
      </w:r>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5B78D5" w:rsidRDefault="00EA232C" w:rsidP="00DE7DE2">
      <w:r>
        <w:t xml:space="preserve">      Coheris</w:t>
      </w:r>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58"/>
        <w:gridCol w:w="3894"/>
      </w:tblGrid>
      <w:tr w:rsidR="00DE7DE2" w:rsidTr="005B78D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258" w:type="dxa"/>
            <w:shd w:val="clear" w:color="auto" w:fill="D9D9D9" w:themeFill="background1" w:themeFillShade="D9"/>
          </w:tcPr>
          <w:p w:rsidR="00DE7DE2" w:rsidRDefault="00DE7DE2" w:rsidP="004D69A9">
            <w:pPr>
              <w:spacing w:line="240" w:lineRule="auto"/>
            </w:pPr>
            <w:r>
              <w:t>Type</w:t>
            </w:r>
          </w:p>
        </w:tc>
        <w:tc>
          <w:tcPr>
            <w:tcW w:w="3894"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E22F05" w:rsidTr="005B78D5">
        <w:trPr>
          <w:trHeight w:val="850"/>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Relation &amp; Service Client </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CRM Care</w:t>
            </w:r>
          </w:p>
        </w:tc>
      </w:tr>
      <w:tr w:rsidR="00DE7DE2" w:rsidTr="005B78D5">
        <w:trPr>
          <w:trHeight w:val="125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forces de vente</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S</w:t>
            </w:r>
            <w:r w:rsidR="00BF335C">
              <w:t>a</w:t>
            </w:r>
            <w:r w:rsidRPr="00DE7DE2">
              <w:t>les Merch</w:t>
            </w:r>
          </w:p>
        </w:tc>
      </w:tr>
      <w:tr w:rsidR="00DE7DE2" w:rsidTr="005B78D5">
        <w:trPr>
          <w:trHeight w:val="72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campagnes marketing</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Marketing</w:t>
            </w:r>
          </w:p>
        </w:tc>
      </w:tr>
      <w:tr w:rsidR="00DE7DE2" w:rsidRPr="00E22F05" w:rsidTr="005B78D5">
        <w:trPr>
          <w:trHeight w:val="1244"/>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Datamining &amp; Business Analytics</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Spad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Spad Deployment Server</w:t>
            </w:r>
          </w:p>
        </w:tc>
      </w:tr>
      <w:tr w:rsidR="00DE7DE2" w:rsidRPr="00E22F05" w:rsidTr="005B78D5">
        <w:trPr>
          <w:trHeight w:val="898"/>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Business Intelligence &amp; Reporting</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Analytics Liberty Insight</w:t>
            </w:r>
          </w:p>
        </w:tc>
      </w:tr>
      <w:tr w:rsidR="00DE7DE2" w:rsidTr="005B78D5">
        <w:trPr>
          <w:trHeight w:val="533"/>
        </w:trPr>
        <w:tc>
          <w:tcPr>
            <w:cnfStyle w:val="001000000000" w:firstRow="0" w:lastRow="0" w:firstColumn="1" w:lastColumn="0" w:oddVBand="0" w:evenVBand="0" w:oddHBand="0" w:evenHBand="0" w:firstRowFirstColumn="0" w:firstRowLastColumn="0" w:lastRowFirstColumn="0" w:lastRowLastColumn="0"/>
            <w:tcW w:w="4258" w:type="dxa"/>
          </w:tcPr>
          <w:p w:rsidR="00DE7DE2" w:rsidRPr="00DE7DE2" w:rsidRDefault="00DE7DE2" w:rsidP="000425F9">
            <w:r w:rsidRPr="00DE7DE2">
              <w:t>Cloud</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5B78D5" w:rsidRPr="004D69A9" w:rsidRDefault="004D69A9" w:rsidP="005B78D5">
      <w:pPr>
        <w:jc w:val="center"/>
      </w:pPr>
      <w:bookmarkStart w:id="61" w:name="_Toc429003493"/>
      <w:bookmarkStart w:id="62" w:name="_Toc429076604"/>
      <w:r w:rsidRPr="004D69A9">
        <w:t xml:space="preserve">Tableau </w:t>
      </w:r>
      <w:r w:rsidR="00F249A1">
        <w:fldChar w:fldCharType="begin"/>
      </w:r>
      <w:r w:rsidR="005B0F1B">
        <w:instrText xml:space="preserve"> SEQ Tableau \* ARABIC </w:instrText>
      </w:r>
      <w:r w:rsidR="00F249A1">
        <w:fldChar w:fldCharType="separate"/>
      </w:r>
      <w:r w:rsidR="003B78CE">
        <w:rPr>
          <w:noProof/>
        </w:rPr>
        <w:t>1</w:t>
      </w:r>
      <w:r w:rsidR="00F249A1">
        <w:rPr>
          <w:noProof/>
        </w:rPr>
        <w:fldChar w:fldCharType="end"/>
      </w:r>
      <w:r w:rsidRPr="004D69A9">
        <w:t>:Produit Coheris</w:t>
      </w:r>
      <w:bookmarkEnd w:id="61"/>
      <w:bookmarkEnd w:id="62"/>
    </w:p>
    <w:p w:rsidR="00B34526" w:rsidRDefault="00B34526" w:rsidP="00E22D78">
      <w:pPr>
        <w:pStyle w:val="Titre3"/>
      </w:pPr>
      <w:bookmarkStart w:id="63" w:name="_Toc428304708"/>
      <w:bookmarkStart w:id="64" w:name="_Toc428305881"/>
      <w:bookmarkStart w:id="65" w:name="_Toc428306419"/>
      <w:bookmarkStart w:id="66" w:name="_Toc428623680"/>
      <w:bookmarkStart w:id="67" w:name="_Toc428663917"/>
      <w:bookmarkStart w:id="68" w:name="_Toc428702316"/>
      <w:bookmarkStart w:id="69" w:name="_Toc428910425"/>
      <w:bookmarkStart w:id="70" w:name="_Toc428916979"/>
      <w:bookmarkStart w:id="71" w:name="_Toc428984312"/>
      <w:bookmarkStart w:id="72" w:name="_Toc429002623"/>
      <w:bookmarkStart w:id="73" w:name="_Toc429003358"/>
      <w:bookmarkStart w:id="74" w:name="_Toc429076704"/>
      <w:bookmarkStart w:id="75" w:name="_Toc429077220"/>
      <w:bookmarkStart w:id="76" w:name="_Toc429077877"/>
      <w:r>
        <w:lastRenderedPageBreak/>
        <w:t>Organisation</w:t>
      </w:r>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0105A7" w:rsidRPr="000105A7" w:rsidRDefault="00E22F05"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7pt;height:382.5pt">
            <v:imagedata r:id="rId23" o:title="diagram"/>
          </v:shape>
        </w:pict>
      </w:r>
    </w:p>
    <w:p w:rsidR="000105A7" w:rsidRPr="000425F9" w:rsidRDefault="000105A7" w:rsidP="00EA232C">
      <w:pPr>
        <w:jc w:val="center"/>
        <w:rPr>
          <w:noProof/>
          <w:lang w:eastAsia="fr-FR"/>
        </w:rPr>
      </w:pPr>
      <w:bookmarkStart w:id="77" w:name="_Toc429059346"/>
      <w:bookmarkStart w:id="78" w:name="_Toc429076582"/>
      <w:r w:rsidRPr="000425F9">
        <w:t xml:space="preserve">Figure </w:t>
      </w:r>
      <w:r w:rsidR="00F249A1">
        <w:fldChar w:fldCharType="begin"/>
      </w:r>
      <w:r w:rsidR="005B0F1B">
        <w:instrText xml:space="preserve"> SEQ Figure \* ARABIC </w:instrText>
      </w:r>
      <w:r w:rsidR="00F249A1">
        <w:fldChar w:fldCharType="separate"/>
      </w:r>
      <w:r w:rsidR="00361236">
        <w:rPr>
          <w:noProof/>
        </w:rPr>
        <w:t>1</w:t>
      </w:r>
      <w:r w:rsidR="00F249A1">
        <w:rPr>
          <w:noProof/>
        </w:rPr>
        <w:fldChar w:fldCharType="end"/>
      </w:r>
      <w:r w:rsidR="00836316" w:rsidRPr="000425F9">
        <w:t>: Organi</w:t>
      </w:r>
      <w:r w:rsidRPr="000425F9">
        <w:t>gramme</w:t>
      </w:r>
      <w:r w:rsidR="00836316" w:rsidRPr="000425F9">
        <w:t xml:space="preserve"> de l’entreprise COHERIS</w:t>
      </w:r>
      <w:bookmarkEnd w:id="77"/>
      <w:bookmarkEnd w:id="78"/>
    </w:p>
    <w:p w:rsidR="00B34526" w:rsidRDefault="00B34526" w:rsidP="00E22D78">
      <w:pPr>
        <w:pStyle w:val="Titre3"/>
      </w:pPr>
      <w:bookmarkStart w:id="79" w:name="_Toc428304709"/>
      <w:bookmarkStart w:id="80" w:name="_Toc428305882"/>
      <w:bookmarkStart w:id="81" w:name="_Toc428306420"/>
      <w:bookmarkStart w:id="82" w:name="_Toc428623681"/>
      <w:bookmarkStart w:id="83" w:name="_Toc428663918"/>
      <w:bookmarkStart w:id="84" w:name="_Toc428702317"/>
      <w:bookmarkStart w:id="85" w:name="_Toc428910426"/>
      <w:bookmarkStart w:id="86" w:name="_Toc428916980"/>
      <w:bookmarkStart w:id="87" w:name="_Toc428984313"/>
      <w:bookmarkStart w:id="88" w:name="_Toc429002624"/>
      <w:bookmarkStart w:id="89" w:name="_Toc429003359"/>
      <w:bookmarkStart w:id="90" w:name="_Toc429076705"/>
      <w:bookmarkStart w:id="91" w:name="_Toc429077221"/>
      <w:bookmarkStart w:id="92" w:name="_Toc429077878"/>
      <w:r>
        <w:t>En chiffres</w:t>
      </w:r>
      <w:bookmarkEnd w:id="79"/>
      <w:bookmarkEnd w:id="80"/>
      <w:bookmarkEnd w:id="81"/>
      <w:bookmarkEnd w:id="82"/>
      <w:bookmarkEnd w:id="83"/>
      <w:bookmarkEnd w:id="84"/>
      <w:bookmarkEnd w:id="85"/>
      <w:bookmarkEnd w:id="86"/>
      <w:bookmarkEnd w:id="87"/>
      <w:bookmarkEnd w:id="88"/>
      <w:bookmarkEnd w:id="89"/>
      <w:bookmarkEnd w:id="90"/>
      <w:bookmarkEnd w:id="91"/>
      <w:bookmarkEnd w:id="92"/>
      <w:r>
        <w:t xml:space="preserve"> </w:t>
      </w:r>
    </w:p>
    <w:p w:rsidR="000425F9" w:rsidRPr="000425F9" w:rsidRDefault="00A9256F" w:rsidP="000425F9">
      <w:pPr>
        <w:rPr>
          <w:lang w:eastAsia="fr-FR"/>
        </w:rPr>
      </w:pPr>
      <w:r>
        <w:t xml:space="preserve">      </w:t>
      </w:r>
      <w:r w:rsidR="000425F9">
        <w:t xml:space="preserve">Le chiffre d’affaire de l’entreprise </w:t>
      </w:r>
      <w:r w:rsidR="000425F9" w:rsidRPr="000425F9">
        <w:t>Coheris,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Titre2"/>
      </w:pPr>
      <w:bookmarkStart w:id="93" w:name="_Toc428304710"/>
      <w:bookmarkStart w:id="94" w:name="_Toc428305883"/>
      <w:bookmarkStart w:id="95" w:name="_Toc428306421"/>
      <w:bookmarkStart w:id="96" w:name="_Toc428623682"/>
      <w:bookmarkStart w:id="97" w:name="_Toc428663919"/>
      <w:bookmarkStart w:id="98" w:name="_Toc428702318"/>
      <w:bookmarkStart w:id="99" w:name="_Toc428910427"/>
      <w:bookmarkStart w:id="100" w:name="_Toc428916981"/>
      <w:bookmarkStart w:id="101" w:name="_Toc428984314"/>
      <w:bookmarkStart w:id="102" w:name="_Toc429002625"/>
      <w:bookmarkStart w:id="103" w:name="_Toc429003360"/>
      <w:bookmarkStart w:id="104" w:name="_Toc429076706"/>
      <w:bookmarkStart w:id="105" w:name="_Toc429077222"/>
      <w:bookmarkStart w:id="106" w:name="_Toc429077879"/>
      <w:r>
        <w:t>Mission</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B34526" w:rsidRDefault="00B34526" w:rsidP="00E22D78">
      <w:pPr>
        <w:pStyle w:val="Titre3"/>
      </w:pPr>
      <w:bookmarkStart w:id="107" w:name="_Toc428304711"/>
      <w:bookmarkStart w:id="108" w:name="_Toc428305884"/>
      <w:bookmarkStart w:id="109" w:name="_Toc428306422"/>
      <w:bookmarkStart w:id="110" w:name="_Toc428623683"/>
      <w:bookmarkStart w:id="111" w:name="_Toc428663920"/>
      <w:bookmarkStart w:id="112" w:name="_Toc428702319"/>
      <w:bookmarkStart w:id="113" w:name="_Toc428910428"/>
      <w:bookmarkStart w:id="114" w:name="_Toc428916982"/>
      <w:bookmarkStart w:id="115" w:name="_Toc428984315"/>
      <w:bookmarkStart w:id="116" w:name="_Toc429002626"/>
      <w:bookmarkStart w:id="117" w:name="_Toc429003361"/>
      <w:bookmarkStart w:id="118" w:name="_Toc429076707"/>
      <w:bookmarkStart w:id="119" w:name="_Toc429077223"/>
      <w:bookmarkStart w:id="120" w:name="_Toc429077880"/>
      <w:r>
        <w:t>Sujet de stage</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A4638E" w:rsidDel="00FC112C" w:rsidRDefault="00A9256F" w:rsidP="00093919">
      <w:pPr>
        <w:rPr>
          <w:del w:id="121" w:author="EL ABED" w:date="2015-09-03T19:49:00Z"/>
        </w:rPr>
      </w:pPr>
      <w:r>
        <w:t xml:space="preserve">      </w:t>
      </w:r>
      <w:r w:rsidR="00093919" w:rsidRPr="00093919">
        <w:t>Intégration de SPAD, l'outil de datamining de Coheris, dans la distribution de CRM</w:t>
      </w:r>
      <w:r w:rsidR="00EA232C">
        <w:t>,</w:t>
      </w:r>
      <w:r w:rsidR="00093919" w:rsidRPr="00093919">
        <w:t xml:space="preserve"> afin d’enrichir le CRM d’indicateurs (KPI) métiers reposant sur des algorithmes datamining</w:t>
      </w:r>
      <w:r w:rsidR="00EA232C">
        <w:t>.</w:t>
      </w:r>
      <w:ins w:id="122" w:author="EL ABED" w:date="2015-09-03T19:45:00Z">
        <w:r w:rsidR="00326C28">
          <w:t xml:space="preserve"> </w:t>
        </w:r>
      </w:ins>
    </w:p>
    <w:p w:rsidR="00FC112C" w:rsidRPr="00617809" w:rsidRDefault="00FC112C" w:rsidP="00E22F05">
      <w:r w:rsidRPr="00E22F05">
        <w:t>L’intégration de SPAD va être dans la nouvelle offre SaaS de Coheris. Ce qui ajoute des fonctionnalités innovante</w:t>
      </w:r>
      <w:r w:rsidR="00E22F05">
        <w:t>s</w:t>
      </w:r>
      <w:r w:rsidRPr="00E36CCD">
        <w:rPr>
          <w:rPrChange w:id="123" w:author="EL ABED" w:date="2015-09-03T19:52:00Z">
            <w:rPr>
              <w:rFonts w:ascii="Verdana" w:hAnsi="Verdana" w:cs="Verdana"/>
              <w:color w:val="000000"/>
              <w:sz w:val="23"/>
              <w:szCs w:val="23"/>
            </w:rPr>
          </w:rPrChange>
        </w:rPr>
        <w:t xml:space="preserve"> au CRM tel que : La classification </w:t>
      </w:r>
      <w:r w:rsidRPr="00E36CCD">
        <w:rPr>
          <w:rPrChange w:id="124" w:author="EL ABED" w:date="2015-09-03T19:52:00Z">
            <w:rPr>
              <w:rFonts w:ascii="Verdana" w:hAnsi="Verdana" w:cs="Verdana"/>
              <w:color w:val="000000"/>
              <w:sz w:val="23"/>
              <w:szCs w:val="23"/>
            </w:rPr>
          </w:rPrChange>
        </w:rPr>
        <w:lastRenderedPageBreak/>
        <w:t>automatique des POSTS réseaux sociaux (text mining) pour faciliter le travail du community manager et de gagner le temps dans</w:t>
      </w:r>
      <w:r w:rsidR="00E22F05">
        <w:t xml:space="preserve"> la</w:t>
      </w:r>
      <w:r w:rsidRPr="00617809">
        <w:t xml:space="preserve"> classification des messages. </w:t>
      </w:r>
    </w:p>
    <w:p w:rsidR="00B34526" w:rsidRDefault="00B34526" w:rsidP="00E22D78">
      <w:pPr>
        <w:pStyle w:val="Titre3"/>
      </w:pPr>
      <w:bookmarkStart w:id="125" w:name="_Toc428304712"/>
      <w:bookmarkStart w:id="126" w:name="_Toc428305885"/>
      <w:bookmarkStart w:id="127" w:name="_Toc428306423"/>
      <w:bookmarkStart w:id="128" w:name="_Toc428623684"/>
      <w:bookmarkStart w:id="129" w:name="_Toc428663921"/>
      <w:bookmarkStart w:id="130" w:name="_Toc428702320"/>
      <w:bookmarkStart w:id="131" w:name="_Toc428910429"/>
      <w:bookmarkStart w:id="132" w:name="_Toc428916983"/>
      <w:bookmarkStart w:id="133" w:name="_Toc428984316"/>
      <w:bookmarkStart w:id="134" w:name="_Toc429002627"/>
      <w:bookmarkStart w:id="135" w:name="_Toc429003362"/>
      <w:bookmarkStart w:id="136" w:name="_Toc429076708"/>
      <w:bookmarkStart w:id="137" w:name="_Toc429077224"/>
      <w:bookmarkStart w:id="138" w:name="_Toc429077881"/>
      <w:r>
        <w:t>Besoin</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EA232C" w:rsidRDefault="001239D7" w:rsidP="00A9256F">
      <w:r>
        <w:t xml:space="preserve">      Pour sa nouvelle offre,</w:t>
      </w:r>
      <w:r w:rsidR="00A9256F">
        <w:t xml:space="preserve"> Co</w:t>
      </w:r>
      <w:r>
        <w:t>heris a choisi de se baser</w:t>
      </w:r>
      <w:r w:rsidR="00A9256F">
        <w:t xml:space="preserve"> sur une nouvelle </w:t>
      </w:r>
      <w:r w:rsidR="002A3DEB">
        <w:t xml:space="preserve">approche pour </w:t>
      </w:r>
      <w:r w:rsidR="00A9256F">
        <w:t xml:space="preserve"> </w:t>
      </w:r>
      <w:r w:rsidR="00A9256F" w:rsidRPr="0077397E">
        <w:t xml:space="preserve">la conception </w:t>
      </w:r>
      <w:r w:rsidR="002A3DEB">
        <w:t xml:space="preserve">de son offre: afin </w:t>
      </w:r>
      <w:r w:rsidR="00A9256F" w:rsidRPr="0077397E">
        <w:t xml:space="preserve">de collaborer et de communiquer </w:t>
      </w:r>
      <w:r w:rsidR="002A3DEB">
        <w:t xml:space="preserve">plus efficacement </w:t>
      </w:r>
      <w:r w:rsidR="00A9256F" w:rsidRPr="0077397E">
        <w:t>avec les experts fonctionnels</w:t>
      </w:r>
      <w:r w:rsidR="00A9256F">
        <w:t xml:space="preserve"> </w:t>
      </w:r>
      <w:r w:rsidR="002A3DEB">
        <w:t xml:space="preserve"> le choix s’est porté sur </w:t>
      </w:r>
      <w:r w:rsidR="00A9256F">
        <w:t xml:space="preserve">l’approche </w:t>
      </w:r>
      <w:r w:rsidR="00EA232C">
        <w:t>« </w:t>
      </w:r>
      <w:r w:rsidR="00A9256F">
        <w:t>Domain-Driven Design</w:t>
      </w:r>
      <w:r w:rsidR="00EA232C">
        <w:t> »</w:t>
      </w:r>
      <w:r w:rsidR="00A9256F" w:rsidRPr="0077397E">
        <w:t>.</w:t>
      </w:r>
      <w:r w:rsidR="00A9256F">
        <w:t xml:space="preserve"> Une étude fonctionnelle et technique a été déjà </w:t>
      </w:r>
      <w:r w:rsidR="002A3DEB">
        <w:t xml:space="preserve">effectuée afin de définir </w:t>
      </w:r>
      <w:r w:rsidR="00A9256F">
        <w:t xml:space="preserve">les </w:t>
      </w:r>
      <w:r w:rsidR="002A3DEB">
        <w:t xml:space="preserve">orientations </w:t>
      </w:r>
      <w:r w:rsidR="00A9256F">
        <w:t>technique</w:t>
      </w:r>
      <w:r w:rsidR="002A3DEB">
        <w:t>s</w:t>
      </w:r>
      <w:r w:rsidR="00A9256F">
        <w:t xml:space="preserve"> et fonctionnel</w:t>
      </w:r>
      <w:r w:rsidR="002A3DEB">
        <w:t>les</w:t>
      </w:r>
      <w:r w:rsidR="00A9256F">
        <w:t xml:space="preserve"> d’un module </w:t>
      </w:r>
      <w:r w:rsidR="002A3DEB">
        <w:t>« </w:t>
      </w:r>
      <w:r w:rsidR="00A9256F">
        <w:t>nouvelle offre</w:t>
      </w:r>
      <w:r w:rsidR="002A3DEB">
        <w:t> »</w:t>
      </w:r>
      <w:r w:rsidR="00EA232C">
        <w:t xml:space="preserve"> de Coheris</w:t>
      </w:r>
      <w:r w:rsidR="00A9256F">
        <w:t xml:space="preserve">. </w:t>
      </w:r>
    </w:p>
    <w:p w:rsidR="00EA232C" w:rsidRDefault="00EA232C" w:rsidP="00A9256F">
      <w:r>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F40280">
        <w:t xml:space="preserve"> vers un module social NO</w:t>
      </w:r>
      <w:r w:rsidR="00F40280">
        <w:rPr>
          <w:rStyle w:val="Appelnotedebasdep"/>
        </w:rPr>
        <w:footnoteReference w:id="1"/>
      </w:r>
      <w:r w:rsidR="00A9256F">
        <w:t xml:space="preserve"> SaaS</w:t>
      </w:r>
      <w:r w:rsidR="00F40280">
        <w:t xml:space="preserve"> [2]</w:t>
      </w:r>
      <w:r w:rsidR="00A9256F">
        <w:t xml:space="preserve"> indépendant activable à la demande. De plus, il y aura des évolutions fonctionnelles qui seront mis en place pour répondre aux besoins des clie</w:t>
      </w:r>
      <w:r>
        <w:t>nts comme l’intégration de Text</w:t>
      </w:r>
      <w:r w:rsidR="001B28C5">
        <w:t xml:space="preserve"> </w:t>
      </w:r>
      <w:r w:rsidR="00A9256F">
        <w:t xml:space="preserve">mining. Le passage à la nouvelle structure du module doit être </w:t>
      </w:r>
      <w:r w:rsidR="00617809">
        <w:t>précédé</w:t>
      </w:r>
      <w:r w:rsidR="00A9256F">
        <w:t xml:space="preserve"> par une étude de l’existant</w:t>
      </w:r>
      <w:r w:rsidR="002A3DEB">
        <w:t xml:space="preserve"> (</w:t>
      </w:r>
      <w:r w:rsidR="00A9256F">
        <w:t>le connecteur social CRM</w:t>
      </w:r>
      <w:r w:rsidR="002A3DEB">
        <w:t>), ainsi qu’</w:t>
      </w:r>
      <w:r w:rsidR="00A9256F">
        <w:t>une autoformation sur l’approche DDD</w:t>
      </w:r>
      <w:r w:rsidR="00F40280">
        <w:t xml:space="preserve"> [3]</w:t>
      </w:r>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w:t>
      </w:r>
      <w:r w:rsidR="002A3DEB">
        <w:t xml:space="preserve"> aussi à enrichir le socle NO de briques techniques transverses : notamment</w:t>
      </w:r>
      <w:r w:rsidR="00A9256F">
        <w:t xml:space="preserve"> la conception et le développement d’un module scheduler NO prototype</w:t>
      </w:r>
      <w:r>
        <w:t>,</w:t>
      </w:r>
      <w:r w:rsidR="00A9256F">
        <w:t xml:space="preserve"> pour </w:t>
      </w:r>
      <w:r w:rsidR="00A9256F" w:rsidRPr="001F27EA">
        <w:t>planifi</w:t>
      </w:r>
      <w:r w:rsidR="00A9256F">
        <w:t>er</w:t>
      </w:r>
      <w:r w:rsidR="00A9256F" w:rsidRPr="001F27EA">
        <w:t xml:space="preserve"> des tâches de fond </w:t>
      </w:r>
      <w:r w:rsidR="00A9256F">
        <w:t>pour la nouvelle offre</w:t>
      </w:r>
      <w:r w:rsidR="005452A0">
        <w:t>, cette brique technique étant nécessaire dans le cadre de l’intégration Spad Real Time</w:t>
      </w:r>
      <w:r w:rsidR="00A9256F">
        <w:t xml:space="preserve">.  </w:t>
      </w:r>
    </w:p>
    <w:p w:rsidR="00B34526" w:rsidRDefault="00B34526" w:rsidP="00E22D78">
      <w:pPr>
        <w:pStyle w:val="Titre3"/>
      </w:pPr>
      <w:bookmarkStart w:id="139" w:name="_Toc428304713"/>
      <w:bookmarkStart w:id="140" w:name="_Toc428305886"/>
      <w:bookmarkStart w:id="141" w:name="_Toc428306424"/>
      <w:bookmarkStart w:id="142" w:name="_Toc428623685"/>
      <w:bookmarkStart w:id="143" w:name="_Toc428663922"/>
      <w:bookmarkStart w:id="144" w:name="_Toc428702321"/>
      <w:bookmarkStart w:id="145" w:name="_Toc428910430"/>
      <w:bookmarkStart w:id="146" w:name="_Toc428916984"/>
      <w:bookmarkStart w:id="147" w:name="_Toc428984317"/>
      <w:bookmarkStart w:id="148" w:name="_Toc429002628"/>
      <w:bookmarkStart w:id="149" w:name="_Toc429003363"/>
      <w:bookmarkStart w:id="150" w:name="_Toc429076709"/>
      <w:bookmarkStart w:id="151" w:name="_Toc429077225"/>
      <w:bookmarkStart w:id="152" w:name="_Toc429077882"/>
      <w:r>
        <w:t>Équipe</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093919" w:rsidRDefault="00EA232C" w:rsidP="00093919">
      <w:r>
        <w:t xml:space="preserve">      </w:t>
      </w:r>
      <w:r w:rsidR="00093919">
        <w:t>Au sein de l’entreprise, la direction de l’offre est l’organisme qui rassemble tous les équipes qui travaillent sur les d</w:t>
      </w:r>
      <w:r>
        <w:t xml:space="preserve">ifférents produits de Coheris. </w:t>
      </w:r>
      <w:r w:rsidR="00093919">
        <w:t xml:space="preserve">Je me suis intégré au sein de l’équipe du pôle R&amp;D CRM qui est une équipe de taille composée de 10 ingénieurs.   </w:t>
      </w:r>
    </w:p>
    <w:p w:rsidR="00093919" w:rsidRDefault="00EA232C" w:rsidP="00093919">
      <w:r>
        <w:lastRenderedPageBreak/>
        <w:t xml:space="preserve">      </w:t>
      </w:r>
      <w:r w:rsidR="00093919">
        <w:t>Cette équipe travaille en mode agile. Elle a mis en place la méthode SCRUM depuis 4 ans. Son objectif est de faire évoluer le produit phare Coheris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307211" w:rsidRDefault="00EA232C" w:rsidP="00093919">
      <w:r>
        <w:t xml:space="preserve">      </w:t>
      </w:r>
      <w:r w:rsidR="00093919">
        <w:t>Le contexte du projet, ainsi que la  diversité des tâches qui m'ont été confiées, m’ont amené à collaborer avec l’équipe de Coheris SPAD dans le pôle R&amp;D Analytique.</w:t>
      </w:r>
    </w:p>
    <w:p w:rsidR="00BB7AFF" w:rsidRPr="00BB7AFF" w:rsidRDefault="00E22F05" w:rsidP="00BB7AFF">
      <w:pPr>
        <w:keepNext/>
        <w:jc w:val="center"/>
        <w:rPr>
          <w:sz w:val="32"/>
        </w:rPr>
      </w:pPr>
      <w:r>
        <w:rPr>
          <w:rFonts w:ascii="Times New Roman" w:hAnsi="Times New Roman" w:cs="Times New Roman"/>
          <w:noProof/>
          <w:szCs w:val="24"/>
          <w:lang w:eastAsia="fr-FR"/>
        </w:rPr>
        <w:pict>
          <v:oval id="Ellipse 12" o:spid="_x0000_s1061" style="position:absolute;left:0;text-align:left;margin-left:145.8pt;margin-top:70.25pt;width:80.9pt;height:3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w:r>
      <w:r w:rsidR="00BB7AFF" w:rsidRPr="00BB7AFF">
        <w:rPr>
          <w:noProof/>
          <w:sz w:val="32"/>
          <w:lang w:eastAsia="fr-FR"/>
        </w:rPr>
        <w:drawing>
          <wp:inline distT="0" distB="0" distL="0" distR="0" wp14:anchorId="517E888E" wp14:editId="7E499410">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24"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153" w:name="_Toc429059347"/>
      <w:bookmarkStart w:id="154" w:name="_Toc429076583"/>
      <w:r w:rsidRPr="00BB7AFF">
        <w:t xml:space="preserve">Figure </w:t>
      </w:r>
      <w:r w:rsidR="00F249A1">
        <w:fldChar w:fldCharType="begin"/>
      </w:r>
      <w:r w:rsidR="005B0F1B">
        <w:instrText xml:space="preserve"> SEQ Figure \* ARABIC </w:instrText>
      </w:r>
      <w:r w:rsidR="00F249A1">
        <w:fldChar w:fldCharType="separate"/>
      </w:r>
      <w:r w:rsidR="00361236">
        <w:rPr>
          <w:noProof/>
        </w:rPr>
        <w:t>2</w:t>
      </w:r>
      <w:r w:rsidR="00F249A1">
        <w:rPr>
          <w:noProof/>
        </w:rPr>
        <w:fldChar w:fldCharType="end"/>
      </w:r>
      <w:r w:rsidRPr="00BB7AFF">
        <w:t>: Organigramme de la direction de l'offre</w:t>
      </w:r>
      <w:bookmarkEnd w:id="153"/>
      <w:bookmarkEnd w:id="154"/>
    </w:p>
    <w:p w:rsidR="00B34526" w:rsidRDefault="00B34526" w:rsidP="00EA232C">
      <w:pPr>
        <w:pStyle w:val="Titre3"/>
        <w:spacing w:line="480" w:lineRule="auto"/>
      </w:pPr>
      <w:bookmarkStart w:id="155" w:name="_Toc428304714"/>
      <w:bookmarkStart w:id="156" w:name="_Toc428305887"/>
      <w:bookmarkStart w:id="157" w:name="_Toc428306425"/>
      <w:bookmarkStart w:id="158" w:name="_Toc428623686"/>
      <w:bookmarkStart w:id="159" w:name="_Toc428663923"/>
      <w:bookmarkStart w:id="160" w:name="_Toc428702322"/>
      <w:bookmarkStart w:id="161" w:name="_Toc428910431"/>
      <w:bookmarkStart w:id="162" w:name="_Toc428916985"/>
      <w:bookmarkStart w:id="163" w:name="_Toc428984318"/>
      <w:bookmarkStart w:id="164" w:name="_Toc429002629"/>
      <w:bookmarkStart w:id="165" w:name="_Toc429003364"/>
      <w:bookmarkStart w:id="166" w:name="_Toc429076710"/>
      <w:bookmarkStart w:id="167" w:name="_Toc429077226"/>
      <w:bookmarkStart w:id="168" w:name="_Toc429077883"/>
      <w:r>
        <w:t>Environnement de travail</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1239D7" w:rsidRPr="00D74939" w:rsidRDefault="001239D7" w:rsidP="001239D7">
      <w:pPr>
        <w:pStyle w:val="Titre4"/>
      </w:pPr>
      <w:r w:rsidRPr="00D74939">
        <w:t>Plate-forme de développement</w:t>
      </w:r>
    </w:p>
    <w:p w:rsidR="001239D7" w:rsidRDefault="00EA232C" w:rsidP="001239D7">
      <w:r>
        <w:t xml:space="preserve">      </w:t>
      </w:r>
      <w:r w:rsidR="001239D7">
        <w:t xml:space="preserve">Comme pour CRM, l’architecture de la nouvelle offre de Coheris est entièrement basée sur la plateforme Java </w:t>
      </w:r>
      <w:r w:rsidR="009A43AF">
        <w:t>J2EE</w:t>
      </w:r>
      <w:r w:rsidR="00F40280">
        <w:t xml:space="preserve"> [4</w:t>
      </w:r>
      <w:r w:rsidR="005D2E69">
        <w:t>]</w:t>
      </w:r>
      <w:r w:rsidR="009A43AF">
        <w:t xml:space="preserve"> </w:t>
      </w:r>
      <w:r w:rsidR="001239D7">
        <w:t>dans sa</w:t>
      </w:r>
      <w:r w:rsidR="009A43AF">
        <w:t xml:space="preserve"> dernière version 7. </w:t>
      </w:r>
      <w:r w:rsidR="005452A0">
        <w:lastRenderedPageBreak/>
        <w:t>L</w:t>
      </w:r>
      <w:r w:rsidR="009A43AF">
        <w:t xml:space="preserve">a plateforme de cette nouvelle </w:t>
      </w:r>
      <w:r w:rsidR="005452A0">
        <w:t xml:space="preserve">offre intègre aussi certaines briques techniques </w:t>
      </w:r>
      <w:r w:rsidR="001239D7">
        <w:t>opensource</w:t>
      </w:r>
      <w:r w:rsidR="005452A0">
        <w:t xml:space="preserve"> répandues</w:t>
      </w:r>
      <w:r w:rsidR="001239D7">
        <w:t>,</w:t>
      </w:r>
      <w:r w:rsidR="005452A0">
        <w:t xml:space="preserve"> </w:t>
      </w:r>
      <w:r w:rsidR="009A43AF">
        <w:t>comme</w:t>
      </w:r>
      <w:r w:rsidR="001239D7">
        <w:t>:</w:t>
      </w:r>
    </w:p>
    <w:p w:rsidR="001239D7" w:rsidRDefault="001239D7" w:rsidP="001239D7">
      <w:pPr>
        <w:pStyle w:val="Paragraphedeliste"/>
        <w:numPr>
          <w:ilvl w:val="0"/>
          <w:numId w:val="24"/>
        </w:numPr>
      </w:pPr>
      <w:r w:rsidRPr="00C26FF9">
        <w:t>Spring social</w:t>
      </w:r>
      <w:r w:rsidR="009A43AF">
        <w:t> :</w:t>
      </w:r>
      <w:r w:rsidRPr="00C26FF9">
        <w:t xml:space="preserve"> pour la gestion des appels webservices vers l’api Graph Facebook. </w:t>
      </w:r>
    </w:p>
    <w:p w:rsidR="001239D7" w:rsidRPr="00C26FF9" w:rsidRDefault="001239D7" w:rsidP="001239D7">
      <w:pPr>
        <w:pStyle w:val="Paragraphedeliste"/>
        <w:numPr>
          <w:ilvl w:val="0"/>
          <w:numId w:val="24"/>
        </w:numPr>
      </w:pPr>
      <w:r>
        <w:t xml:space="preserve">HazelCast : gestionnaire de cache réparti de deuxième niveau </w:t>
      </w:r>
    </w:p>
    <w:p w:rsidR="001239D7" w:rsidRPr="001239D7" w:rsidRDefault="001239D7" w:rsidP="001239D7">
      <w:pPr>
        <w:pStyle w:val="Titre4"/>
        <w:rPr>
          <w:u w:val="single"/>
        </w:rPr>
      </w:pPr>
      <w:r w:rsidRPr="001239D7">
        <w:rPr>
          <w:u w:val="single"/>
        </w:rPr>
        <w:t>Le socle J2EE Coheris</w:t>
      </w:r>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 xml:space="preserve">i a </w:t>
      </w:r>
      <w:r w:rsidR="005452A0">
        <w:t xml:space="preserve">mené à l’aboutissement de </w:t>
      </w:r>
      <w:r w:rsidR="001239D7" w:rsidRPr="001239D7">
        <w:t xml:space="preserve">l'implémentation du socle (framework) J2EE propre à Coheris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Coheris SPAD RealTime</w:t>
      </w:r>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w:t>
      </w:r>
      <w:r w:rsidR="00BC2426">
        <w:t>[5]</w:t>
      </w:r>
      <w:r w:rsidR="001239D7">
        <w:t>, JPA 2.0</w:t>
      </w:r>
      <w:r w:rsidR="00BC2426">
        <w:t xml:space="preserve"> [6]</w:t>
      </w:r>
      <w:r w:rsidR="001239D7">
        <w:t>, JSF 2.0</w:t>
      </w:r>
      <w:r w:rsidR="00BC2426">
        <w:t xml:space="preserve"> [7]</w:t>
      </w:r>
      <w:r w:rsidR="001239D7">
        <w:t>, CDI 1.0</w:t>
      </w:r>
      <w:r w:rsidR="00BC2426">
        <w:t xml:space="preserve"> [8]</w:t>
      </w:r>
      <w:r w:rsidR="001239D7">
        <w:t>, @Inject 1.0, Interceptors 1.1, JAX-RS 1.1</w:t>
      </w:r>
      <w:r w:rsidR="00BC2426">
        <w:t xml:space="preserve"> [9]</w:t>
      </w:r>
      <w:r w:rsidR="001239D7">
        <w:t>, etc.*</w:t>
      </w:r>
    </w:p>
    <w:p w:rsidR="001239D7" w:rsidRDefault="009A43AF" w:rsidP="009A43AF">
      <w:r>
        <w:t xml:space="preserve">      </w:t>
      </w:r>
      <w:r w:rsidR="001239D7">
        <w:t xml:space="preserve">Pour l’IHM, le choix </w:t>
      </w:r>
      <w:r w:rsidR="005452A0">
        <w:t xml:space="preserve">s’est porté </w:t>
      </w:r>
      <w:r w:rsidR="001239D7">
        <w:t xml:space="preserve">sur les fameworks JSF, PrimeFaces, JQuery et Twitter Bootstrap. </w:t>
      </w:r>
    </w:p>
    <w:p w:rsidR="001239D7" w:rsidRDefault="001239D7" w:rsidP="001239D7">
      <w:pPr>
        <w:pStyle w:val="Default"/>
        <w:rPr>
          <w:sz w:val="23"/>
          <w:szCs w:val="23"/>
        </w:rPr>
      </w:pPr>
    </w:p>
    <w:p w:rsidR="001239D7" w:rsidRDefault="001239D7" w:rsidP="001239D7">
      <w:pPr>
        <w:jc w:val="center"/>
      </w:pPr>
      <w:r w:rsidRPr="00555BF6">
        <w:rPr>
          <w:noProof/>
          <w:lang w:eastAsia="fr-FR"/>
        </w:rPr>
        <w:drawing>
          <wp:inline distT="0" distB="0" distL="0" distR="0" wp14:anchorId="67C219E7" wp14:editId="1C68A8EF">
            <wp:extent cx="5067300" cy="26486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076342" cy="2653333"/>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bookmarkStart w:id="169" w:name="_Toc429059348"/>
      <w:bookmarkStart w:id="170" w:name="_Toc429076584"/>
      <w:r>
        <w:t xml:space="preserve">Figure </w:t>
      </w:r>
      <w:r w:rsidR="00F249A1">
        <w:fldChar w:fldCharType="begin"/>
      </w:r>
      <w:r w:rsidR="005B0F1B">
        <w:instrText xml:space="preserve"> SEQ Figure \* ARABIC </w:instrText>
      </w:r>
      <w:r w:rsidR="00F249A1">
        <w:fldChar w:fldCharType="separate"/>
      </w:r>
      <w:r w:rsidR="00361236">
        <w:rPr>
          <w:noProof/>
        </w:rPr>
        <w:t>3</w:t>
      </w:r>
      <w:r w:rsidR="00F249A1">
        <w:rPr>
          <w:noProof/>
        </w:rPr>
        <w:fldChar w:fldCharType="end"/>
      </w:r>
      <w:r>
        <w:t>:Socle J2EE Coheris</w:t>
      </w:r>
      <w:bookmarkEnd w:id="169"/>
      <w:bookmarkEnd w:id="170"/>
    </w:p>
    <w:p w:rsidR="001239D7" w:rsidRPr="001239D7" w:rsidRDefault="001239D7" w:rsidP="001239D7">
      <w:pPr>
        <w:pStyle w:val="Titre4"/>
        <w:rPr>
          <w:u w:val="single"/>
        </w:rPr>
      </w:pPr>
      <w:r w:rsidRPr="001239D7">
        <w:rPr>
          <w:u w:val="single"/>
        </w:rPr>
        <w:lastRenderedPageBreak/>
        <w:t>Serveur d’application :</w:t>
      </w:r>
    </w:p>
    <w:p w:rsidR="001239D7" w:rsidRPr="00C26FF9" w:rsidRDefault="009A43AF" w:rsidP="001239D7">
      <w:pPr>
        <w:rPr>
          <w:sz w:val="23"/>
          <w:szCs w:val="23"/>
        </w:rPr>
      </w:pPr>
      <w:r>
        <w:t xml:space="preserve">      </w:t>
      </w:r>
      <w:r w:rsidR="001239D7">
        <w:rPr>
          <w:sz w:val="23"/>
          <w:szCs w:val="23"/>
        </w:rPr>
        <w:t xml:space="preserve">L’implémentation est effectuée afin de permettre l’utilisation de l’application sur </w:t>
      </w:r>
      <w:r w:rsidR="005452A0">
        <w:rPr>
          <w:sz w:val="23"/>
          <w:szCs w:val="23"/>
        </w:rPr>
        <w:t>les</w:t>
      </w:r>
      <w:r w:rsidR="001239D7">
        <w:rPr>
          <w:sz w:val="23"/>
          <w:szCs w:val="23"/>
        </w:rPr>
        <w:t xml:space="preserve"> </w:t>
      </w:r>
      <w:r w:rsidR="005452A0">
        <w:rPr>
          <w:sz w:val="23"/>
          <w:szCs w:val="23"/>
        </w:rPr>
        <w:t xml:space="preserve">différents </w:t>
      </w:r>
      <w:r w:rsidR="001239D7">
        <w:rPr>
          <w:sz w:val="23"/>
          <w:szCs w:val="23"/>
        </w:rPr>
        <w:t>serveur</w:t>
      </w:r>
      <w:r w:rsidR="005452A0">
        <w:rPr>
          <w:sz w:val="23"/>
          <w:szCs w:val="23"/>
        </w:rPr>
        <w:t>s</w:t>
      </w:r>
      <w:r w:rsidR="001239D7">
        <w:rPr>
          <w:sz w:val="23"/>
          <w:szCs w:val="23"/>
        </w:rPr>
        <w:t xml:space="preserve"> d’application</w:t>
      </w:r>
      <w:r w:rsidR="005452A0">
        <w:rPr>
          <w:sz w:val="23"/>
          <w:szCs w:val="23"/>
        </w:rPr>
        <w:t>s</w:t>
      </w:r>
      <w:r w:rsidR="001239D7">
        <w:rPr>
          <w:sz w:val="23"/>
          <w:szCs w:val="23"/>
        </w:rPr>
        <w:t xml:space="preserve"> </w:t>
      </w:r>
      <w:r w:rsidR="005452A0">
        <w:rPr>
          <w:sz w:val="23"/>
          <w:szCs w:val="23"/>
        </w:rPr>
        <w:t xml:space="preserve">du marché </w:t>
      </w:r>
      <w:r w:rsidR="001239D7">
        <w:rPr>
          <w:sz w:val="23"/>
          <w:szCs w:val="23"/>
        </w:rPr>
        <w:t xml:space="preserve">supportant la plateforme J2EE. En </w:t>
      </w:r>
      <w:r w:rsidR="005452A0">
        <w:rPr>
          <w:sz w:val="23"/>
          <w:szCs w:val="23"/>
        </w:rPr>
        <w:t>R&amp;D</w:t>
      </w:r>
      <w:r w:rsidR="001239D7">
        <w:rPr>
          <w:sz w:val="23"/>
          <w:szCs w:val="23"/>
        </w:rPr>
        <w:t xml:space="preserve">, le serveur d’application </w:t>
      </w:r>
      <w:r w:rsidR="005452A0">
        <w:rPr>
          <w:sz w:val="23"/>
          <w:szCs w:val="23"/>
        </w:rPr>
        <w:t>utilisé pour le développement</w:t>
      </w:r>
      <w:r w:rsidR="001239D7">
        <w:rPr>
          <w:sz w:val="23"/>
          <w:szCs w:val="23"/>
        </w:rPr>
        <w:t xml:space="preserve"> est Wi</w:t>
      </w:r>
      <w:r>
        <w:rPr>
          <w:sz w:val="23"/>
          <w:szCs w:val="23"/>
        </w:rPr>
        <w:t>ldfly</w:t>
      </w:r>
      <w:r w:rsidR="005452A0">
        <w:rPr>
          <w:sz w:val="23"/>
          <w:szCs w:val="23"/>
        </w:rPr>
        <w:t xml:space="preserve"> </w:t>
      </w:r>
      <w:r>
        <w:rPr>
          <w:sz w:val="23"/>
          <w:szCs w:val="23"/>
        </w:rPr>
        <w:t>8.2.0 (anciennement JBoss)</w:t>
      </w:r>
      <w:r w:rsidR="001239D7">
        <w:rPr>
          <w:sz w:val="23"/>
          <w:szCs w:val="23"/>
        </w:rPr>
        <w:t>.</w:t>
      </w:r>
    </w:p>
    <w:p w:rsidR="001239D7" w:rsidRDefault="001239D7" w:rsidP="001239D7">
      <w:pPr>
        <w:pStyle w:val="Titre4"/>
      </w:pPr>
      <w:r w:rsidRPr="00D74939">
        <w:t>Outils de développement</w:t>
      </w:r>
    </w:p>
    <w:p w:rsidR="001239D7" w:rsidRDefault="009A43AF" w:rsidP="001239D7">
      <w:r>
        <w:t xml:space="preserve">      </w:t>
      </w:r>
      <w:r w:rsidR="001239D7">
        <w:t xml:space="preserve">L’équipe </w:t>
      </w:r>
      <w:r w:rsidR="005452A0">
        <w:t xml:space="preserve">Recherche </w:t>
      </w:r>
      <w:r w:rsidR="001239D7">
        <w:t xml:space="preserve">et </w:t>
      </w:r>
      <w:r w:rsidR="005452A0">
        <w:t xml:space="preserve">Développement </w:t>
      </w:r>
      <w:r w:rsidR="001239D7">
        <w:t>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build  </w:t>
      </w:r>
      <w:r w:rsidR="001239D7" w:rsidRPr="00DD5E5C">
        <w:rPr>
          <w:b/>
        </w:rPr>
        <w:t>Gradle</w:t>
      </w:r>
      <w:r w:rsidR="005D2E69">
        <w:rPr>
          <w:b/>
        </w:rPr>
        <w:t xml:space="preserve"> </w:t>
      </w:r>
      <w:r w:rsidR="005D2E69" w:rsidRPr="005D2E69">
        <w:t>[</w:t>
      </w:r>
      <w:r w:rsidR="00BC2426">
        <w:t>10</w:t>
      </w:r>
      <w:r w:rsidR="001239D7">
        <w:t xml:space="preserve">]. </w:t>
      </w:r>
    </w:p>
    <w:p w:rsidR="001239D7" w:rsidRPr="00D74939" w:rsidRDefault="009A43AF" w:rsidP="001239D7">
      <w:r>
        <w:t xml:space="preserve">      </w:t>
      </w:r>
      <w:r w:rsidR="001239D7">
        <w:t xml:space="preserve">Pour l’intégration </w:t>
      </w:r>
      <w:r w:rsidR="005452A0">
        <w:t>continue</w:t>
      </w:r>
      <w:r w:rsidR="001239D7">
        <w:t xml:space="preserve">, et comme pour le produit </w:t>
      </w:r>
      <w:smartTag w:uri="urn:schemas-microsoft-com:office:smarttags" w:element="stockticker">
        <w:r w:rsidR="001239D7">
          <w:t>CRM</w:t>
        </w:r>
      </w:smartTag>
      <w:r>
        <w:t xml:space="preserve">, le choix était </w:t>
      </w:r>
      <w:r w:rsidR="001239D7">
        <w:t xml:space="preserve">sur </w:t>
      </w:r>
      <w:r w:rsidR="001239D7" w:rsidRPr="00DD5E5C">
        <w:rPr>
          <w:b/>
        </w:rPr>
        <w:t>Jenkins</w:t>
      </w:r>
      <w:r w:rsidR="001239D7">
        <w:t>.</w:t>
      </w:r>
      <w:r w:rsidR="005452A0">
        <w:t xml:space="preserve"> </w:t>
      </w:r>
      <w:r w:rsidR="001239D7">
        <w:t>Il s’agit d’un programme permettant de mettre en place un processus d’intégration continue. Cela consiste à lancer et à programmer des compilations à distance. Ainsi</w:t>
      </w:r>
      <w:r>
        <w:t>,</w:t>
      </w:r>
      <w:r w:rsidR="001239D7">
        <w:t xml:space="preserve"> une compilation est réalisée</w:t>
      </w:r>
      <w:r w:rsidR="00251986">
        <w:t>très régulièrement (chaque commit peut être déclencheur d’une build)</w:t>
      </w:r>
      <w:r w:rsidR="001239D7">
        <w:t>, son résultat est consultable sur une pag</w:t>
      </w:r>
      <w:r>
        <w:t xml:space="preserve">e web afin de vérifier le bon </w:t>
      </w:r>
      <w:r w:rsidR="001239D7">
        <w:t xml:space="preserve">déroulement de l’opération ou, à défaut, les fichiers responsables de l’échec. En cas de </w:t>
      </w:r>
      <w:r w:rsidR="00251986">
        <w:t>nécessité</w:t>
      </w:r>
      <w:r w:rsidR="001239D7">
        <w:t xml:space="preserve">, une compilation peut être forcée par un administrateur. Le concept d’intégration continue est à la base de la méthode de développement agile. </w:t>
      </w:r>
    </w:p>
    <w:p w:rsidR="001239D7" w:rsidRDefault="001239D7" w:rsidP="001239D7">
      <w:pPr>
        <w:pStyle w:val="Titre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w:t>
      </w:r>
      <w:r w:rsidR="00251986">
        <w:t>versionnés</w:t>
      </w:r>
      <w:r w:rsidR="001239D7">
        <w:t xml:space="preserve">,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r w:rsidR="001239D7" w:rsidRPr="00DD5E5C">
        <w:rPr>
          <w:b/>
        </w:rPr>
        <w:t>TortoiseSVN</w:t>
      </w:r>
      <w:r w:rsidR="001239D7">
        <w:t xml:space="preserve">. </w:t>
      </w:r>
    </w:p>
    <w:p w:rsidR="008B0B72" w:rsidRDefault="008B0B72"/>
    <w:p w:rsidR="0001759A" w:rsidRDefault="0001759A">
      <w:pPr>
        <w:sectPr w:rsidR="0001759A" w:rsidSect="00A17FCD">
          <w:headerReference w:type="default" r:id="rId26"/>
          <w:pgSz w:w="11906" w:h="16838"/>
          <w:pgMar w:top="1440" w:right="1983" w:bottom="1440" w:left="1985" w:header="708" w:footer="708" w:gutter="0"/>
          <w:cols w:space="708"/>
          <w:docGrid w:linePitch="360"/>
        </w:sectPr>
      </w:pPr>
    </w:p>
    <w:p w:rsidR="001D271A" w:rsidRDefault="001D271A" w:rsidP="0056533E">
      <w:pPr>
        <w:pStyle w:val="Sansinterligne"/>
      </w:pPr>
      <w:r>
        <w:lastRenderedPageBreak/>
        <w:t>Partie 2</w:t>
      </w:r>
    </w:p>
    <w:p w:rsidR="001D271A" w:rsidRDefault="001D271A" w:rsidP="000D4461">
      <w:pPr>
        <w:pStyle w:val="Titre1"/>
        <w:spacing w:line="600" w:lineRule="auto"/>
        <w:ind w:left="0" w:hanging="284"/>
      </w:pPr>
      <w:bookmarkStart w:id="171" w:name="_Toc428223729"/>
      <w:bookmarkStart w:id="172" w:name="_Toc428223944"/>
      <w:bookmarkStart w:id="173" w:name="_Toc428224036"/>
      <w:bookmarkStart w:id="174" w:name="_Toc429077884"/>
      <w:r w:rsidRPr="003E4A9A">
        <w:rPr>
          <w:szCs w:val="44"/>
        </w:rPr>
        <w:t>Travaux</w:t>
      </w:r>
      <w:r w:rsidRPr="00DA64BF">
        <w:t xml:space="preserve"> effectués</w:t>
      </w:r>
      <w:bookmarkEnd w:id="171"/>
      <w:bookmarkEnd w:id="172"/>
      <w:bookmarkEnd w:id="173"/>
      <w:bookmarkEnd w:id="174"/>
    </w:p>
    <w:p w:rsidR="008641C7" w:rsidRPr="008641C7" w:rsidRDefault="00181E22" w:rsidP="008641C7">
      <w:pPr>
        <w:spacing w:before="240" w:line="240" w:lineRule="auto"/>
        <w:rPr>
          <w:rFonts w:asciiTheme="minorHAnsi" w:eastAsiaTheme="minorEastAsia" w:hAnsiTheme="minorHAnsi"/>
          <w:iCs/>
          <w:noProof/>
          <w:sz w:val="22"/>
          <w:lang w:eastAsia="fr-FR"/>
        </w:rPr>
      </w:pPr>
      <w:r>
        <w:rPr>
          <w:rFonts w:cs="Times New Roman"/>
          <w:b/>
          <w:szCs w:val="24"/>
        </w:rPr>
        <w:t>Sommaire</w:t>
      </w:r>
      <w:r w:rsidR="00E22F05">
        <w:pict>
          <v:rect id="_x0000_i1032" style="width:453.6pt;height:1pt" o:hralign="center" o:hrstd="t" o:hrnoshade="t" o:hr="t" fillcolor="black [3213]" stroked="f"/>
        </w:pict>
      </w:r>
      <w:r w:rsidR="00F249A1" w:rsidRPr="008641C7">
        <w:rPr>
          <w:rFonts w:ascii="Cambria" w:hAnsi="Cambria"/>
        </w:rPr>
        <w:fldChar w:fldCharType="begin"/>
      </w:r>
      <w:r w:rsidR="00A6157A" w:rsidRPr="008641C7">
        <w:rPr>
          <w:rFonts w:ascii="Cambria" w:hAnsi="Cambria"/>
        </w:rPr>
        <w:instrText xml:space="preserve"> TOC \o "2-3" \h \z \u </w:instrText>
      </w:r>
      <w:r w:rsidR="00F249A1" w:rsidRPr="008641C7">
        <w:rPr>
          <w:rFonts w:ascii="Cambria" w:hAnsi="Cambria"/>
        </w:rPr>
        <w:fldChar w:fldCharType="separate"/>
      </w:r>
    </w:p>
    <w:p w:rsidR="008641C7" w:rsidRPr="008641C7" w:rsidRDefault="008641C7" w:rsidP="008641C7">
      <w:pPr>
        <w:pStyle w:val="TM2"/>
        <w:rPr>
          <w:rFonts w:asciiTheme="minorHAnsi" w:eastAsiaTheme="minorEastAsia" w:hAnsiTheme="minorHAnsi"/>
          <w:sz w:val="22"/>
          <w:lang w:eastAsia="fr-FR"/>
        </w:rPr>
      </w:pPr>
      <w:hyperlink w:anchor="_Toc429077227" w:history="1">
        <w:r w:rsidRPr="008641C7">
          <w:rPr>
            <w:rStyle w:val="Lienhypertexte"/>
          </w:rPr>
          <w:t>2.1</w:t>
        </w:r>
        <w:r w:rsidRPr="008641C7">
          <w:rPr>
            <w:rFonts w:asciiTheme="minorHAnsi" w:eastAsiaTheme="minorEastAsia" w:hAnsiTheme="minorHAnsi"/>
            <w:sz w:val="22"/>
            <w:lang w:eastAsia="fr-FR"/>
          </w:rPr>
          <w:tab/>
        </w:r>
        <w:r w:rsidRPr="008641C7">
          <w:rPr>
            <w:rStyle w:val="Lienhypertexte"/>
          </w:rPr>
          <w:t>Etude de la mise en œuvre de l’approche Domain Driven design</w:t>
        </w:r>
        <w:r w:rsidRPr="008641C7">
          <w:rPr>
            <w:webHidden/>
          </w:rPr>
          <w:tab/>
        </w:r>
        <w:r w:rsidRPr="008641C7">
          <w:rPr>
            <w:webHidden/>
          </w:rPr>
          <w:fldChar w:fldCharType="begin"/>
        </w:r>
        <w:r w:rsidRPr="008641C7">
          <w:rPr>
            <w:webHidden/>
          </w:rPr>
          <w:instrText xml:space="preserve"> PAGEREF _Toc429077227 \h </w:instrText>
        </w:r>
        <w:r w:rsidRPr="008641C7">
          <w:rPr>
            <w:webHidden/>
          </w:rPr>
        </w:r>
        <w:r w:rsidRPr="008641C7">
          <w:rPr>
            <w:webHidden/>
          </w:rPr>
          <w:fldChar w:fldCharType="separate"/>
        </w:r>
        <w:r w:rsidRPr="008641C7">
          <w:rPr>
            <w:webHidden/>
          </w:rPr>
          <w:t>16</w:t>
        </w:r>
        <w:r w:rsidRPr="008641C7">
          <w:rPr>
            <w:webHidden/>
          </w:rPr>
          <w:fldChar w:fldCharType="end"/>
        </w:r>
      </w:hyperlink>
    </w:p>
    <w:p w:rsidR="008641C7" w:rsidRPr="008641C7" w:rsidRDefault="008641C7" w:rsidP="00D9415A">
      <w:pPr>
        <w:pStyle w:val="TM3"/>
        <w:rPr>
          <w:rFonts w:asciiTheme="minorHAnsi" w:eastAsiaTheme="minorEastAsia" w:hAnsiTheme="minorHAnsi"/>
          <w:noProof/>
          <w:sz w:val="22"/>
          <w:szCs w:val="22"/>
          <w:lang w:eastAsia="fr-FR"/>
        </w:rPr>
      </w:pPr>
      <w:hyperlink w:anchor="_Toc429077228" w:history="1">
        <w:r w:rsidRPr="008641C7">
          <w:rPr>
            <w:rStyle w:val="Lienhypertexte"/>
            <w:i w:val="0"/>
            <w:noProof/>
          </w:rPr>
          <w:t>2.1.1</w:t>
        </w:r>
        <w:r w:rsidRPr="008641C7">
          <w:rPr>
            <w:rFonts w:asciiTheme="minorHAnsi" w:eastAsiaTheme="minorEastAsia" w:hAnsiTheme="minorHAnsi"/>
            <w:noProof/>
            <w:sz w:val="22"/>
            <w:szCs w:val="22"/>
            <w:lang w:eastAsia="fr-FR"/>
          </w:rPr>
          <w:tab/>
        </w:r>
        <w:r w:rsidRPr="008641C7">
          <w:rPr>
            <w:rStyle w:val="Lienhypertexte"/>
            <w:i w:val="0"/>
            <w:noProof/>
          </w:rPr>
          <w:t>Objectifs</w:t>
        </w:r>
        <w:r w:rsidRPr="008641C7">
          <w:rPr>
            <w:noProof/>
            <w:webHidden/>
          </w:rPr>
          <w:tab/>
        </w:r>
        <w:r w:rsidRPr="008641C7">
          <w:rPr>
            <w:noProof/>
            <w:webHidden/>
          </w:rPr>
          <w:fldChar w:fldCharType="begin"/>
        </w:r>
        <w:r w:rsidRPr="008641C7">
          <w:rPr>
            <w:noProof/>
            <w:webHidden/>
          </w:rPr>
          <w:instrText xml:space="preserve"> PAGEREF _Toc429077228 \h </w:instrText>
        </w:r>
        <w:r w:rsidRPr="008641C7">
          <w:rPr>
            <w:noProof/>
            <w:webHidden/>
          </w:rPr>
        </w:r>
        <w:r w:rsidRPr="008641C7">
          <w:rPr>
            <w:noProof/>
            <w:webHidden/>
          </w:rPr>
          <w:fldChar w:fldCharType="separate"/>
        </w:r>
        <w:r w:rsidRPr="008641C7">
          <w:rPr>
            <w:noProof/>
            <w:webHidden/>
          </w:rPr>
          <w:t>16</w:t>
        </w:r>
        <w:r w:rsidRPr="008641C7">
          <w:rPr>
            <w:noProof/>
            <w:webHidden/>
          </w:rPr>
          <w:fldChar w:fldCharType="end"/>
        </w:r>
      </w:hyperlink>
    </w:p>
    <w:p w:rsidR="008641C7" w:rsidRPr="008641C7" w:rsidRDefault="008641C7" w:rsidP="00D9415A">
      <w:pPr>
        <w:pStyle w:val="TM3"/>
        <w:rPr>
          <w:rFonts w:asciiTheme="minorHAnsi" w:eastAsiaTheme="minorEastAsia" w:hAnsiTheme="minorHAnsi"/>
          <w:noProof/>
          <w:sz w:val="22"/>
          <w:szCs w:val="22"/>
          <w:lang w:eastAsia="fr-FR"/>
        </w:rPr>
      </w:pPr>
      <w:hyperlink w:anchor="_Toc429077229" w:history="1">
        <w:r w:rsidRPr="008641C7">
          <w:rPr>
            <w:rStyle w:val="Lienhypertexte"/>
            <w:i w:val="0"/>
            <w:noProof/>
          </w:rPr>
          <w:t>2.1.2</w:t>
        </w:r>
        <w:r w:rsidRPr="008641C7">
          <w:rPr>
            <w:rFonts w:asciiTheme="minorHAnsi" w:eastAsiaTheme="minorEastAsia" w:hAnsiTheme="minorHAnsi"/>
            <w:noProof/>
            <w:sz w:val="22"/>
            <w:szCs w:val="22"/>
            <w:lang w:eastAsia="fr-FR"/>
          </w:rPr>
          <w:tab/>
        </w:r>
        <w:r w:rsidRPr="008641C7">
          <w:rPr>
            <w:rStyle w:val="Lienhypertexte"/>
            <w:i w:val="0"/>
            <w:noProof/>
          </w:rPr>
          <w:t>Etude et réalisation</w:t>
        </w:r>
        <w:r w:rsidRPr="008641C7">
          <w:rPr>
            <w:noProof/>
            <w:webHidden/>
          </w:rPr>
          <w:tab/>
        </w:r>
        <w:r w:rsidRPr="008641C7">
          <w:rPr>
            <w:noProof/>
            <w:webHidden/>
          </w:rPr>
          <w:fldChar w:fldCharType="begin"/>
        </w:r>
        <w:r w:rsidRPr="008641C7">
          <w:rPr>
            <w:noProof/>
            <w:webHidden/>
          </w:rPr>
          <w:instrText xml:space="preserve"> PAGEREF _Toc429077229 \h </w:instrText>
        </w:r>
        <w:r w:rsidRPr="008641C7">
          <w:rPr>
            <w:noProof/>
            <w:webHidden/>
          </w:rPr>
        </w:r>
        <w:r w:rsidRPr="008641C7">
          <w:rPr>
            <w:noProof/>
            <w:webHidden/>
          </w:rPr>
          <w:fldChar w:fldCharType="separate"/>
        </w:r>
        <w:r w:rsidRPr="008641C7">
          <w:rPr>
            <w:noProof/>
            <w:webHidden/>
          </w:rPr>
          <w:t>17</w:t>
        </w:r>
        <w:r w:rsidRPr="008641C7">
          <w:rPr>
            <w:noProof/>
            <w:webHidden/>
          </w:rPr>
          <w:fldChar w:fldCharType="end"/>
        </w:r>
      </w:hyperlink>
    </w:p>
    <w:p w:rsidR="008641C7" w:rsidRPr="008641C7" w:rsidRDefault="008641C7" w:rsidP="00D9415A">
      <w:pPr>
        <w:pStyle w:val="TM3"/>
        <w:rPr>
          <w:rFonts w:asciiTheme="minorHAnsi" w:eastAsiaTheme="minorEastAsia" w:hAnsiTheme="minorHAnsi"/>
          <w:noProof/>
          <w:sz w:val="22"/>
          <w:szCs w:val="22"/>
          <w:lang w:eastAsia="fr-FR"/>
        </w:rPr>
      </w:pPr>
      <w:hyperlink w:anchor="_Toc429077230" w:history="1">
        <w:r w:rsidRPr="008641C7">
          <w:rPr>
            <w:rStyle w:val="Lienhypertexte"/>
            <w:i w:val="0"/>
            <w:noProof/>
          </w:rPr>
          <w:t>2.1.3</w:t>
        </w:r>
        <w:r w:rsidRPr="008641C7">
          <w:rPr>
            <w:rFonts w:asciiTheme="minorHAnsi" w:eastAsiaTheme="minorEastAsia" w:hAnsiTheme="minorHAnsi"/>
            <w:noProof/>
            <w:sz w:val="22"/>
            <w:szCs w:val="22"/>
            <w:lang w:eastAsia="fr-FR"/>
          </w:rPr>
          <w:tab/>
        </w:r>
        <w:r w:rsidRPr="008641C7">
          <w:rPr>
            <w:rStyle w:val="Lienhypertexte"/>
            <w:i w:val="0"/>
            <w:noProof/>
          </w:rPr>
          <w:t>Bilan</w:t>
        </w:r>
        <w:r w:rsidRPr="008641C7">
          <w:rPr>
            <w:noProof/>
            <w:webHidden/>
          </w:rPr>
          <w:tab/>
        </w:r>
        <w:r w:rsidRPr="008641C7">
          <w:rPr>
            <w:noProof/>
            <w:webHidden/>
          </w:rPr>
          <w:fldChar w:fldCharType="begin"/>
        </w:r>
        <w:r w:rsidRPr="008641C7">
          <w:rPr>
            <w:noProof/>
            <w:webHidden/>
          </w:rPr>
          <w:instrText xml:space="preserve"> PAGEREF _Toc429077230 \h </w:instrText>
        </w:r>
        <w:r w:rsidRPr="008641C7">
          <w:rPr>
            <w:noProof/>
            <w:webHidden/>
          </w:rPr>
        </w:r>
        <w:r w:rsidRPr="008641C7">
          <w:rPr>
            <w:noProof/>
            <w:webHidden/>
          </w:rPr>
          <w:fldChar w:fldCharType="separate"/>
        </w:r>
        <w:r w:rsidRPr="008641C7">
          <w:rPr>
            <w:noProof/>
            <w:webHidden/>
          </w:rPr>
          <w:t>21</w:t>
        </w:r>
        <w:r w:rsidRPr="008641C7">
          <w:rPr>
            <w:noProof/>
            <w:webHidden/>
          </w:rPr>
          <w:fldChar w:fldCharType="end"/>
        </w:r>
      </w:hyperlink>
    </w:p>
    <w:p w:rsidR="008641C7" w:rsidRPr="008641C7" w:rsidRDefault="008641C7" w:rsidP="008641C7">
      <w:pPr>
        <w:pStyle w:val="TM2"/>
        <w:rPr>
          <w:rFonts w:asciiTheme="minorHAnsi" w:eastAsiaTheme="minorEastAsia" w:hAnsiTheme="minorHAnsi"/>
          <w:sz w:val="22"/>
          <w:lang w:eastAsia="fr-FR"/>
        </w:rPr>
      </w:pPr>
      <w:hyperlink w:anchor="_Toc429077231" w:history="1">
        <w:r w:rsidRPr="008641C7">
          <w:rPr>
            <w:rStyle w:val="Lienhypertexte"/>
          </w:rPr>
          <w:t>2.2</w:t>
        </w:r>
        <w:r w:rsidRPr="008641C7">
          <w:rPr>
            <w:rFonts w:asciiTheme="minorHAnsi" w:eastAsiaTheme="minorEastAsia" w:hAnsiTheme="minorHAnsi"/>
            <w:sz w:val="22"/>
            <w:lang w:eastAsia="fr-FR"/>
          </w:rPr>
          <w:tab/>
        </w:r>
        <w:r w:rsidRPr="008641C7">
          <w:rPr>
            <w:rStyle w:val="Lienhypertexte"/>
          </w:rPr>
          <w:t>Module Scheduler</w:t>
        </w:r>
        <w:r w:rsidRPr="008641C7">
          <w:rPr>
            <w:webHidden/>
          </w:rPr>
          <w:tab/>
        </w:r>
        <w:r w:rsidRPr="008641C7">
          <w:rPr>
            <w:webHidden/>
          </w:rPr>
          <w:fldChar w:fldCharType="begin"/>
        </w:r>
        <w:r w:rsidRPr="008641C7">
          <w:rPr>
            <w:webHidden/>
          </w:rPr>
          <w:instrText xml:space="preserve"> PAGEREF _Toc429077231 \h </w:instrText>
        </w:r>
        <w:r w:rsidRPr="008641C7">
          <w:rPr>
            <w:webHidden/>
          </w:rPr>
        </w:r>
        <w:r w:rsidRPr="008641C7">
          <w:rPr>
            <w:webHidden/>
          </w:rPr>
          <w:fldChar w:fldCharType="separate"/>
        </w:r>
        <w:r w:rsidRPr="008641C7">
          <w:rPr>
            <w:webHidden/>
          </w:rPr>
          <w:t>22</w:t>
        </w:r>
        <w:r w:rsidRPr="008641C7">
          <w:rPr>
            <w:webHidden/>
          </w:rPr>
          <w:fldChar w:fldCharType="end"/>
        </w:r>
      </w:hyperlink>
    </w:p>
    <w:p w:rsidR="008641C7" w:rsidRPr="008641C7" w:rsidRDefault="008641C7" w:rsidP="00D9415A">
      <w:pPr>
        <w:pStyle w:val="TM3"/>
        <w:rPr>
          <w:rFonts w:asciiTheme="minorHAnsi" w:eastAsiaTheme="minorEastAsia" w:hAnsiTheme="minorHAnsi"/>
          <w:noProof/>
          <w:sz w:val="22"/>
          <w:szCs w:val="22"/>
          <w:lang w:eastAsia="fr-FR"/>
        </w:rPr>
      </w:pPr>
      <w:hyperlink w:anchor="_Toc429077232" w:history="1">
        <w:r w:rsidRPr="008641C7">
          <w:rPr>
            <w:rStyle w:val="Lienhypertexte"/>
            <w:i w:val="0"/>
            <w:noProof/>
          </w:rPr>
          <w:t>2.2.1</w:t>
        </w:r>
        <w:r w:rsidRPr="008641C7">
          <w:rPr>
            <w:rFonts w:asciiTheme="minorHAnsi" w:eastAsiaTheme="minorEastAsia" w:hAnsiTheme="minorHAnsi"/>
            <w:noProof/>
            <w:sz w:val="22"/>
            <w:szCs w:val="22"/>
            <w:lang w:eastAsia="fr-FR"/>
          </w:rPr>
          <w:tab/>
        </w:r>
        <w:r w:rsidRPr="008641C7">
          <w:rPr>
            <w:rStyle w:val="Lienhypertexte"/>
            <w:i w:val="0"/>
            <w:noProof/>
          </w:rPr>
          <w:t>Objectifs</w:t>
        </w:r>
        <w:r w:rsidRPr="008641C7">
          <w:rPr>
            <w:noProof/>
            <w:webHidden/>
          </w:rPr>
          <w:tab/>
        </w:r>
        <w:r w:rsidRPr="008641C7">
          <w:rPr>
            <w:noProof/>
            <w:webHidden/>
          </w:rPr>
          <w:fldChar w:fldCharType="begin"/>
        </w:r>
        <w:r w:rsidRPr="008641C7">
          <w:rPr>
            <w:noProof/>
            <w:webHidden/>
          </w:rPr>
          <w:instrText xml:space="preserve"> PAGEREF _Toc429077232 \h </w:instrText>
        </w:r>
        <w:r w:rsidRPr="008641C7">
          <w:rPr>
            <w:noProof/>
            <w:webHidden/>
          </w:rPr>
        </w:r>
        <w:r w:rsidRPr="008641C7">
          <w:rPr>
            <w:noProof/>
            <w:webHidden/>
          </w:rPr>
          <w:fldChar w:fldCharType="separate"/>
        </w:r>
        <w:r w:rsidRPr="008641C7">
          <w:rPr>
            <w:noProof/>
            <w:webHidden/>
          </w:rPr>
          <w:t>22</w:t>
        </w:r>
        <w:r w:rsidRPr="008641C7">
          <w:rPr>
            <w:noProof/>
            <w:webHidden/>
          </w:rPr>
          <w:fldChar w:fldCharType="end"/>
        </w:r>
      </w:hyperlink>
    </w:p>
    <w:p w:rsidR="008641C7" w:rsidRPr="008641C7" w:rsidRDefault="008641C7" w:rsidP="00D9415A">
      <w:pPr>
        <w:pStyle w:val="TM3"/>
        <w:rPr>
          <w:rFonts w:asciiTheme="minorHAnsi" w:eastAsiaTheme="minorEastAsia" w:hAnsiTheme="minorHAnsi"/>
          <w:noProof/>
          <w:sz w:val="22"/>
          <w:szCs w:val="22"/>
          <w:lang w:eastAsia="fr-FR"/>
        </w:rPr>
      </w:pPr>
      <w:hyperlink w:anchor="_Toc429077233" w:history="1">
        <w:r w:rsidRPr="008641C7">
          <w:rPr>
            <w:rStyle w:val="Lienhypertexte"/>
            <w:i w:val="0"/>
            <w:noProof/>
          </w:rPr>
          <w:t>2.2.2</w:t>
        </w:r>
        <w:r w:rsidRPr="008641C7">
          <w:rPr>
            <w:rFonts w:asciiTheme="minorHAnsi" w:eastAsiaTheme="minorEastAsia" w:hAnsiTheme="minorHAnsi"/>
            <w:noProof/>
            <w:sz w:val="22"/>
            <w:szCs w:val="22"/>
            <w:lang w:eastAsia="fr-FR"/>
          </w:rPr>
          <w:tab/>
        </w:r>
        <w:r w:rsidRPr="008641C7">
          <w:rPr>
            <w:rStyle w:val="Lienhypertexte"/>
            <w:i w:val="0"/>
            <w:noProof/>
          </w:rPr>
          <w:t>Etude détaillée</w:t>
        </w:r>
        <w:r w:rsidRPr="008641C7">
          <w:rPr>
            <w:noProof/>
            <w:webHidden/>
          </w:rPr>
          <w:tab/>
        </w:r>
        <w:r w:rsidRPr="008641C7">
          <w:rPr>
            <w:noProof/>
            <w:webHidden/>
          </w:rPr>
          <w:fldChar w:fldCharType="begin"/>
        </w:r>
        <w:r w:rsidRPr="008641C7">
          <w:rPr>
            <w:noProof/>
            <w:webHidden/>
          </w:rPr>
          <w:instrText xml:space="preserve"> PAGEREF _Toc429077233 \h </w:instrText>
        </w:r>
        <w:r w:rsidRPr="008641C7">
          <w:rPr>
            <w:noProof/>
            <w:webHidden/>
          </w:rPr>
        </w:r>
        <w:r w:rsidRPr="008641C7">
          <w:rPr>
            <w:noProof/>
            <w:webHidden/>
          </w:rPr>
          <w:fldChar w:fldCharType="separate"/>
        </w:r>
        <w:r w:rsidRPr="008641C7">
          <w:rPr>
            <w:noProof/>
            <w:webHidden/>
          </w:rPr>
          <w:t>23</w:t>
        </w:r>
        <w:r w:rsidRPr="008641C7">
          <w:rPr>
            <w:noProof/>
            <w:webHidden/>
          </w:rPr>
          <w:fldChar w:fldCharType="end"/>
        </w:r>
      </w:hyperlink>
    </w:p>
    <w:p w:rsidR="008641C7" w:rsidRPr="008641C7" w:rsidRDefault="008641C7" w:rsidP="00D9415A">
      <w:pPr>
        <w:pStyle w:val="TM3"/>
        <w:rPr>
          <w:rFonts w:asciiTheme="minorHAnsi" w:eastAsiaTheme="minorEastAsia" w:hAnsiTheme="minorHAnsi"/>
          <w:noProof/>
          <w:sz w:val="22"/>
          <w:szCs w:val="22"/>
          <w:lang w:eastAsia="fr-FR"/>
        </w:rPr>
      </w:pPr>
      <w:hyperlink w:anchor="_Toc429077234" w:history="1">
        <w:r w:rsidRPr="008641C7">
          <w:rPr>
            <w:rStyle w:val="Lienhypertexte"/>
            <w:i w:val="0"/>
            <w:noProof/>
          </w:rPr>
          <w:t>2.2.3</w:t>
        </w:r>
        <w:r w:rsidRPr="008641C7">
          <w:rPr>
            <w:rFonts w:asciiTheme="minorHAnsi" w:eastAsiaTheme="minorEastAsia" w:hAnsiTheme="minorHAnsi"/>
            <w:noProof/>
            <w:sz w:val="22"/>
            <w:szCs w:val="22"/>
            <w:lang w:eastAsia="fr-FR"/>
          </w:rPr>
          <w:tab/>
        </w:r>
        <w:r w:rsidRPr="008641C7">
          <w:rPr>
            <w:rStyle w:val="Lienhypertexte"/>
            <w:i w:val="0"/>
            <w:noProof/>
          </w:rPr>
          <w:t>Réalisation</w:t>
        </w:r>
        <w:r w:rsidRPr="008641C7">
          <w:rPr>
            <w:noProof/>
            <w:webHidden/>
          </w:rPr>
          <w:tab/>
        </w:r>
        <w:r w:rsidRPr="008641C7">
          <w:rPr>
            <w:noProof/>
            <w:webHidden/>
          </w:rPr>
          <w:fldChar w:fldCharType="begin"/>
        </w:r>
        <w:r w:rsidRPr="008641C7">
          <w:rPr>
            <w:noProof/>
            <w:webHidden/>
          </w:rPr>
          <w:instrText xml:space="preserve"> PAGEREF _Toc429077234 \h </w:instrText>
        </w:r>
        <w:r w:rsidRPr="008641C7">
          <w:rPr>
            <w:noProof/>
            <w:webHidden/>
          </w:rPr>
        </w:r>
        <w:r w:rsidRPr="008641C7">
          <w:rPr>
            <w:noProof/>
            <w:webHidden/>
          </w:rPr>
          <w:fldChar w:fldCharType="separate"/>
        </w:r>
        <w:r w:rsidRPr="008641C7">
          <w:rPr>
            <w:noProof/>
            <w:webHidden/>
          </w:rPr>
          <w:t>26</w:t>
        </w:r>
        <w:r w:rsidRPr="008641C7">
          <w:rPr>
            <w:noProof/>
            <w:webHidden/>
          </w:rPr>
          <w:fldChar w:fldCharType="end"/>
        </w:r>
      </w:hyperlink>
    </w:p>
    <w:p w:rsidR="008641C7" w:rsidRPr="008641C7" w:rsidRDefault="008641C7" w:rsidP="00D9415A">
      <w:pPr>
        <w:pStyle w:val="TM3"/>
        <w:rPr>
          <w:rFonts w:asciiTheme="minorHAnsi" w:eastAsiaTheme="minorEastAsia" w:hAnsiTheme="minorHAnsi"/>
          <w:noProof/>
          <w:sz w:val="22"/>
          <w:szCs w:val="22"/>
          <w:lang w:eastAsia="fr-FR"/>
        </w:rPr>
      </w:pPr>
      <w:hyperlink w:anchor="_Toc429077235" w:history="1">
        <w:r w:rsidRPr="008641C7">
          <w:rPr>
            <w:rStyle w:val="Lienhypertexte"/>
            <w:i w:val="0"/>
            <w:noProof/>
          </w:rPr>
          <w:t>2.2.4</w:t>
        </w:r>
        <w:r w:rsidRPr="008641C7">
          <w:rPr>
            <w:rFonts w:asciiTheme="minorHAnsi" w:eastAsiaTheme="minorEastAsia" w:hAnsiTheme="minorHAnsi"/>
            <w:noProof/>
            <w:sz w:val="22"/>
            <w:szCs w:val="22"/>
            <w:lang w:eastAsia="fr-FR"/>
          </w:rPr>
          <w:tab/>
        </w:r>
        <w:r w:rsidRPr="008641C7">
          <w:rPr>
            <w:rStyle w:val="Lienhypertexte"/>
            <w:i w:val="0"/>
            <w:noProof/>
          </w:rPr>
          <w:t>Bilan</w:t>
        </w:r>
        <w:r w:rsidRPr="008641C7">
          <w:rPr>
            <w:noProof/>
            <w:webHidden/>
          </w:rPr>
          <w:tab/>
        </w:r>
        <w:r w:rsidRPr="008641C7">
          <w:rPr>
            <w:noProof/>
            <w:webHidden/>
          </w:rPr>
          <w:fldChar w:fldCharType="begin"/>
        </w:r>
        <w:r w:rsidRPr="008641C7">
          <w:rPr>
            <w:noProof/>
            <w:webHidden/>
          </w:rPr>
          <w:instrText xml:space="preserve"> PAGEREF _Toc429077235 \h </w:instrText>
        </w:r>
        <w:r w:rsidRPr="008641C7">
          <w:rPr>
            <w:noProof/>
            <w:webHidden/>
          </w:rPr>
        </w:r>
        <w:r w:rsidRPr="008641C7">
          <w:rPr>
            <w:noProof/>
            <w:webHidden/>
          </w:rPr>
          <w:fldChar w:fldCharType="separate"/>
        </w:r>
        <w:r w:rsidRPr="008641C7">
          <w:rPr>
            <w:noProof/>
            <w:webHidden/>
          </w:rPr>
          <w:t>30</w:t>
        </w:r>
        <w:r w:rsidRPr="008641C7">
          <w:rPr>
            <w:noProof/>
            <w:webHidden/>
          </w:rPr>
          <w:fldChar w:fldCharType="end"/>
        </w:r>
      </w:hyperlink>
    </w:p>
    <w:p w:rsidR="008641C7" w:rsidRPr="008641C7" w:rsidRDefault="008641C7" w:rsidP="008641C7">
      <w:pPr>
        <w:pStyle w:val="TM2"/>
        <w:rPr>
          <w:rFonts w:asciiTheme="minorHAnsi" w:eastAsiaTheme="minorEastAsia" w:hAnsiTheme="minorHAnsi"/>
          <w:sz w:val="22"/>
          <w:lang w:eastAsia="fr-FR"/>
        </w:rPr>
      </w:pPr>
      <w:hyperlink w:anchor="_Toc429077236" w:history="1">
        <w:r w:rsidRPr="008641C7">
          <w:rPr>
            <w:rStyle w:val="Lienhypertexte"/>
          </w:rPr>
          <w:t>2.3</w:t>
        </w:r>
        <w:r w:rsidRPr="008641C7">
          <w:rPr>
            <w:rFonts w:asciiTheme="minorHAnsi" w:eastAsiaTheme="minorEastAsia" w:hAnsiTheme="minorHAnsi"/>
            <w:sz w:val="22"/>
            <w:lang w:eastAsia="fr-FR"/>
          </w:rPr>
          <w:tab/>
        </w:r>
        <w:r w:rsidRPr="008641C7">
          <w:rPr>
            <w:rStyle w:val="Lienhypertexte"/>
          </w:rPr>
          <w:t>Module Social et intégration SPAD RealTime</w:t>
        </w:r>
        <w:r w:rsidRPr="008641C7">
          <w:rPr>
            <w:webHidden/>
          </w:rPr>
          <w:tab/>
        </w:r>
        <w:r w:rsidRPr="008641C7">
          <w:rPr>
            <w:webHidden/>
          </w:rPr>
          <w:fldChar w:fldCharType="begin"/>
        </w:r>
        <w:r w:rsidRPr="008641C7">
          <w:rPr>
            <w:webHidden/>
          </w:rPr>
          <w:instrText xml:space="preserve"> PAGEREF _Toc429077236 \h </w:instrText>
        </w:r>
        <w:r w:rsidRPr="008641C7">
          <w:rPr>
            <w:webHidden/>
          </w:rPr>
        </w:r>
        <w:r w:rsidRPr="008641C7">
          <w:rPr>
            <w:webHidden/>
          </w:rPr>
          <w:fldChar w:fldCharType="separate"/>
        </w:r>
        <w:r w:rsidRPr="008641C7">
          <w:rPr>
            <w:webHidden/>
          </w:rPr>
          <w:t>30</w:t>
        </w:r>
        <w:r w:rsidRPr="008641C7">
          <w:rPr>
            <w:webHidden/>
          </w:rPr>
          <w:fldChar w:fldCharType="end"/>
        </w:r>
      </w:hyperlink>
    </w:p>
    <w:p w:rsidR="008641C7" w:rsidRPr="008641C7" w:rsidRDefault="008641C7" w:rsidP="00D9415A">
      <w:pPr>
        <w:pStyle w:val="TM3"/>
        <w:rPr>
          <w:rFonts w:asciiTheme="minorHAnsi" w:eastAsiaTheme="minorEastAsia" w:hAnsiTheme="minorHAnsi"/>
          <w:noProof/>
          <w:sz w:val="22"/>
          <w:szCs w:val="22"/>
          <w:lang w:eastAsia="fr-FR"/>
        </w:rPr>
      </w:pPr>
      <w:hyperlink w:anchor="_Toc429077237" w:history="1">
        <w:r w:rsidRPr="008641C7">
          <w:rPr>
            <w:rStyle w:val="Lienhypertexte"/>
            <w:i w:val="0"/>
            <w:noProof/>
          </w:rPr>
          <w:t>2.3.1</w:t>
        </w:r>
        <w:r w:rsidRPr="008641C7">
          <w:rPr>
            <w:rFonts w:asciiTheme="minorHAnsi" w:eastAsiaTheme="minorEastAsia" w:hAnsiTheme="minorHAnsi"/>
            <w:noProof/>
            <w:sz w:val="22"/>
            <w:szCs w:val="22"/>
            <w:lang w:eastAsia="fr-FR"/>
          </w:rPr>
          <w:tab/>
        </w:r>
        <w:r w:rsidRPr="008641C7">
          <w:rPr>
            <w:rStyle w:val="Lienhypertexte"/>
            <w:i w:val="0"/>
            <w:noProof/>
          </w:rPr>
          <w:t>Objectifs</w:t>
        </w:r>
        <w:r w:rsidRPr="008641C7">
          <w:rPr>
            <w:noProof/>
            <w:webHidden/>
          </w:rPr>
          <w:tab/>
        </w:r>
        <w:r w:rsidRPr="008641C7">
          <w:rPr>
            <w:noProof/>
            <w:webHidden/>
          </w:rPr>
          <w:fldChar w:fldCharType="begin"/>
        </w:r>
        <w:r w:rsidRPr="008641C7">
          <w:rPr>
            <w:noProof/>
            <w:webHidden/>
          </w:rPr>
          <w:instrText xml:space="preserve"> PAGEREF _Toc429077237 \h </w:instrText>
        </w:r>
        <w:r w:rsidRPr="008641C7">
          <w:rPr>
            <w:noProof/>
            <w:webHidden/>
          </w:rPr>
        </w:r>
        <w:r w:rsidRPr="008641C7">
          <w:rPr>
            <w:noProof/>
            <w:webHidden/>
          </w:rPr>
          <w:fldChar w:fldCharType="separate"/>
        </w:r>
        <w:r w:rsidRPr="008641C7">
          <w:rPr>
            <w:noProof/>
            <w:webHidden/>
          </w:rPr>
          <w:t>30</w:t>
        </w:r>
        <w:r w:rsidRPr="008641C7">
          <w:rPr>
            <w:noProof/>
            <w:webHidden/>
          </w:rPr>
          <w:fldChar w:fldCharType="end"/>
        </w:r>
      </w:hyperlink>
    </w:p>
    <w:p w:rsidR="008641C7" w:rsidRPr="008641C7" w:rsidRDefault="008641C7" w:rsidP="00D9415A">
      <w:pPr>
        <w:pStyle w:val="TM3"/>
        <w:rPr>
          <w:rFonts w:asciiTheme="minorHAnsi" w:eastAsiaTheme="minorEastAsia" w:hAnsiTheme="minorHAnsi"/>
          <w:noProof/>
          <w:sz w:val="22"/>
          <w:szCs w:val="22"/>
          <w:lang w:eastAsia="fr-FR"/>
        </w:rPr>
      </w:pPr>
      <w:hyperlink w:anchor="_Toc429077238" w:history="1">
        <w:r w:rsidRPr="008641C7">
          <w:rPr>
            <w:rStyle w:val="Lienhypertexte"/>
            <w:i w:val="0"/>
            <w:noProof/>
          </w:rPr>
          <w:t>2.3.2</w:t>
        </w:r>
        <w:r w:rsidRPr="008641C7">
          <w:rPr>
            <w:rFonts w:asciiTheme="minorHAnsi" w:eastAsiaTheme="minorEastAsia" w:hAnsiTheme="minorHAnsi"/>
            <w:noProof/>
            <w:sz w:val="22"/>
            <w:szCs w:val="22"/>
            <w:lang w:eastAsia="fr-FR"/>
          </w:rPr>
          <w:tab/>
        </w:r>
        <w:r w:rsidRPr="008641C7">
          <w:rPr>
            <w:rStyle w:val="Lienhypertexte"/>
            <w:i w:val="0"/>
            <w:noProof/>
          </w:rPr>
          <w:t>Etude de l’existant</w:t>
        </w:r>
        <w:r w:rsidRPr="008641C7">
          <w:rPr>
            <w:noProof/>
            <w:webHidden/>
          </w:rPr>
          <w:tab/>
        </w:r>
        <w:r w:rsidRPr="008641C7">
          <w:rPr>
            <w:noProof/>
            <w:webHidden/>
          </w:rPr>
          <w:fldChar w:fldCharType="begin"/>
        </w:r>
        <w:r w:rsidRPr="008641C7">
          <w:rPr>
            <w:noProof/>
            <w:webHidden/>
          </w:rPr>
          <w:instrText xml:space="preserve"> PAGEREF _Toc429077238 \h </w:instrText>
        </w:r>
        <w:r w:rsidRPr="008641C7">
          <w:rPr>
            <w:noProof/>
            <w:webHidden/>
          </w:rPr>
        </w:r>
        <w:r w:rsidRPr="008641C7">
          <w:rPr>
            <w:noProof/>
            <w:webHidden/>
          </w:rPr>
          <w:fldChar w:fldCharType="separate"/>
        </w:r>
        <w:r w:rsidRPr="008641C7">
          <w:rPr>
            <w:noProof/>
            <w:webHidden/>
          </w:rPr>
          <w:t>31</w:t>
        </w:r>
        <w:r w:rsidRPr="008641C7">
          <w:rPr>
            <w:noProof/>
            <w:webHidden/>
          </w:rPr>
          <w:fldChar w:fldCharType="end"/>
        </w:r>
      </w:hyperlink>
    </w:p>
    <w:p w:rsidR="008641C7" w:rsidRPr="008641C7" w:rsidRDefault="008641C7" w:rsidP="00D9415A">
      <w:pPr>
        <w:pStyle w:val="TM3"/>
        <w:rPr>
          <w:rFonts w:asciiTheme="minorHAnsi" w:eastAsiaTheme="minorEastAsia" w:hAnsiTheme="minorHAnsi"/>
          <w:noProof/>
          <w:sz w:val="22"/>
          <w:szCs w:val="22"/>
          <w:lang w:eastAsia="fr-FR"/>
        </w:rPr>
      </w:pPr>
      <w:hyperlink w:anchor="_Toc429077239" w:history="1">
        <w:r w:rsidRPr="008641C7">
          <w:rPr>
            <w:rStyle w:val="Lienhypertexte"/>
            <w:i w:val="0"/>
            <w:noProof/>
          </w:rPr>
          <w:t>2.3.3</w:t>
        </w:r>
        <w:r w:rsidRPr="008641C7">
          <w:rPr>
            <w:rFonts w:asciiTheme="minorHAnsi" w:eastAsiaTheme="minorEastAsia" w:hAnsiTheme="minorHAnsi"/>
            <w:noProof/>
            <w:sz w:val="22"/>
            <w:szCs w:val="22"/>
            <w:lang w:eastAsia="fr-FR"/>
          </w:rPr>
          <w:tab/>
        </w:r>
        <w:r w:rsidRPr="008641C7">
          <w:rPr>
            <w:rStyle w:val="Lienhypertexte"/>
            <w:i w:val="0"/>
            <w:noProof/>
          </w:rPr>
          <w:t>Réalisation</w:t>
        </w:r>
        <w:r w:rsidRPr="008641C7">
          <w:rPr>
            <w:noProof/>
            <w:webHidden/>
          </w:rPr>
          <w:tab/>
        </w:r>
        <w:r w:rsidRPr="008641C7">
          <w:rPr>
            <w:noProof/>
            <w:webHidden/>
          </w:rPr>
          <w:fldChar w:fldCharType="begin"/>
        </w:r>
        <w:r w:rsidRPr="008641C7">
          <w:rPr>
            <w:noProof/>
            <w:webHidden/>
          </w:rPr>
          <w:instrText xml:space="preserve"> PAGEREF _Toc429077239 \h </w:instrText>
        </w:r>
        <w:r w:rsidRPr="008641C7">
          <w:rPr>
            <w:noProof/>
            <w:webHidden/>
          </w:rPr>
        </w:r>
        <w:r w:rsidRPr="008641C7">
          <w:rPr>
            <w:noProof/>
            <w:webHidden/>
          </w:rPr>
          <w:fldChar w:fldCharType="separate"/>
        </w:r>
        <w:r w:rsidRPr="008641C7">
          <w:rPr>
            <w:noProof/>
            <w:webHidden/>
          </w:rPr>
          <w:t>35</w:t>
        </w:r>
        <w:r w:rsidRPr="008641C7">
          <w:rPr>
            <w:noProof/>
            <w:webHidden/>
          </w:rPr>
          <w:fldChar w:fldCharType="end"/>
        </w:r>
      </w:hyperlink>
    </w:p>
    <w:p w:rsidR="008641C7" w:rsidRPr="008641C7" w:rsidRDefault="008641C7" w:rsidP="00D9415A">
      <w:pPr>
        <w:pStyle w:val="TM3"/>
        <w:rPr>
          <w:rFonts w:asciiTheme="minorHAnsi" w:eastAsiaTheme="minorEastAsia" w:hAnsiTheme="minorHAnsi"/>
          <w:noProof/>
          <w:sz w:val="22"/>
          <w:szCs w:val="22"/>
          <w:lang w:eastAsia="fr-FR"/>
        </w:rPr>
      </w:pPr>
      <w:hyperlink w:anchor="_Toc429077240" w:history="1">
        <w:r w:rsidRPr="008641C7">
          <w:rPr>
            <w:rStyle w:val="Lienhypertexte"/>
            <w:i w:val="0"/>
            <w:noProof/>
          </w:rPr>
          <w:t>2.3.4</w:t>
        </w:r>
        <w:r w:rsidRPr="008641C7">
          <w:rPr>
            <w:rFonts w:asciiTheme="minorHAnsi" w:eastAsiaTheme="minorEastAsia" w:hAnsiTheme="minorHAnsi"/>
            <w:noProof/>
            <w:sz w:val="22"/>
            <w:szCs w:val="22"/>
            <w:lang w:eastAsia="fr-FR"/>
          </w:rPr>
          <w:tab/>
        </w:r>
        <w:r w:rsidRPr="008641C7">
          <w:rPr>
            <w:rStyle w:val="Lienhypertexte"/>
            <w:i w:val="0"/>
            <w:noProof/>
          </w:rPr>
          <w:t>Bilan</w:t>
        </w:r>
        <w:r w:rsidRPr="008641C7">
          <w:rPr>
            <w:noProof/>
            <w:webHidden/>
          </w:rPr>
          <w:tab/>
        </w:r>
        <w:r w:rsidRPr="008641C7">
          <w:rPr>
            <w:noProof/>
            <w:webHidden/>
          </w:rPr>
          <w:fldChar w:fldCharType="begin"/>
        </w:r>
        <w:r w:rsidRPr="008641C7">
          <w:rPr>
            <w:noProof/>
            <w:webHidden/>
          </w:rPr>
          <w:instrText xml:space="preserve"> PAGEREF _Toc429077240 \h </w:instrText>
        </w:r>
        <w:r w:rsidRPr="008641C7">
          <w:rPr>
            <w:noProof/>
            <w:webHidden/>
          </w:rPr>
        </w:r>
        <w:r w:rsidRPr="008641C7">
          <w:rPr>
            <w:noProof/>
            <w:webHidden/>
          </w:rPr>
          <w:fldChar w:fldCharType="separate"/>
        </w:r>
        <w:r w:rsidRPr="008641C7">
          <w:rPr>
            <w:noProof/>
            <w:webHidden/>
          </w:rPr>
          <w:t>38</w:t>
        </w:r>
        <w:r w:rsidRPr="008641C7">
          <w:rPr>
            <w:noProof/>
            <w:webHidden/>
          </w:rPr>
          <w:fldChar w:fldCharType="end"/>
        </w:r>
      </w:hyperlink>
    </w:p>
    <w:p w:rsidR="008B0B72" w:rsidRDefault="00F249A1" w:rsidP="0001759A">
      <w:pPr>
        <w:tabs>
          <w:tab w:val="left" w:pos="1575"/>
        </w:tabs>
        <w:spacing w:after="0" w:line="240" w:lineRule="auto"/>
      </w:pPr>
      <w:r w:rsidRPr="008641C7">
        <w:rPr>
          <w:rFonts w:ascii="Cambria" w:hAnsi="Cambria"/>
        </w:rPr>
        <w:fldChar w:fldCharType="end"/>
      </w:r>
      <w:r w:rsidR="00E22F05">
        <w:pict>
          <v:rect id="_x0000_i1033"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27"/>
          <w:pgSz w:w="11906" w:h="16838"/>
          <w:pgMar w:top="1440" w:right="1983" w:bottom="1276" w:left="1985" w:header="708" w:footer="708" w:gutter="0"/>
          <w:cols w:space="708"/>
          <w:docGrid w:linePitch="360"/>
        </w:sectPr>
      </w:pPr>
    </w:p>
    <w:p w:rsidR="004D38D0" w:rsidRDefault="004D38D0" w:rsidP="00603BFB">
      <w:pPr>
        <w:pStyle w:val="Titre2"/>
      </w:pPr>
      <w:bookmarkStart w:id="175" w:name="_Toc428305889"/>
      <w:bookmarkStart w:id="176" w:name="_Toc428306427"/>
      <w:bookmarkStart w:id="177" w:name="_Toc428908805"/>
      <w:bookmarkStart w:id="178" w:name="_Toc428916986"/>
      <w:bookmarkStart w:id="179" w:name="_Toc428984319"/>
      <w:bookmarkStart w:id="180" w:name="_Toc429002630"/>
      <w:bookmarkStart w:id="181" w:name="_Toc429003365"/>
      <w:bookmarkStart w:id="182" w:name="_Toc429076711"/>
      <w:bookmarkStart w:id="183" w:name="_Toc429077227"/>
      <w:bookmarkStart w:id="184" w:name="_Toc429077885"/>
      <w:r w:rsidRPr="004D38D0">
        <w:lastRenderedPageBreak/>
        <w:t xml:space="preserve">Etude de </w:t>
      </w:r>
      <w:r w:rsidR="0001759A">
        <w:t xml:space="preserve">la </w:t>
      </w:r>
      <w:r w:rsidRPr="004D38D0">
        <w:t xml:space="preserve">mise en œuvre de l’approche Domain Driven </w:t>
      </w:r>
      <w:bookmarkEnd w:id="175"/>
      <w:bookmarkEnd w:id="176"/>
      <w:r w:rsidR="00F45E70" w:rsidRPr="004D38D0">
        <w:t>design</w:t>
      </w:r>
      <w:bookmarkEnd w:id="177"/>
      <w:bookmarkEnd w:id="178"/>
      <w:bookmarkEnd w:id="179"/>
      <w:bookmarkEnd w:id="180"/>
      <w:bookmarkEnd w:id="181"/>
      <w:bookmarkEnd w:id="182"/>
      <w:bookmarkEnd w:id="183"/>
      <w:bookmarkEnd w:id="184"/>
    </w:p>
    <w:p w:rsidR="009254C8" w:rsidRDefault="00280C0A" w:rsidP="007B1A32">
      <w:r>
        <w:t xml:space="preserve">      </w:t>
      </w:r>
      <w:r w:rsidR="009254C8">
        <w:t xml:space="preserve">Les travaux réalisés dans cette partie sont les plus intéressants par rapport aux autres tâches qui m’ont été confié pendant le stage. En effet, les conceptions réalisées à la fin de cette partie vont être </w:t>
      </w:r>
      <w:r w:rsidR="00251986">
        <w:t xml:space="preserve">mis en œuvre </w:t>
      </w:r>
      <w:r w:rsidR="009254C8">
        <w:t>sur les différents modules développés par la suite.</w:t>
      </w:r>
    </w:p>
    <w:p w:rsidR="007B1A32" w:rsidRDefault="007B1A32" w:rsidP="007B1A32">
      <w:pPr>
        <w:pStyle w:val="Titre3"/>
      </w:pPr>
      <w:bookmarkStart w:id="185" w:name="_Toc428908806"/>
      <w:bookmarkStart w:id="186" w:name="_Toc428916987"/>
      <w:bookmarkStart w:id="187" w:name="_Toc428984320"/>
      <w:bookmarkStart w:id="188" w:name="_Toc429002631"/>
      <w:bookmarkStart w:id="189" w:name="_Toc429003366"/>
      <w:bookmarkStart w:id="190" w:name="_Toc429076712"/>
      <w:bookmarkStart w:id="191" w:name="_Toc429077228"/>
      <w:bookmarkStart w:id="192" w:name="_Toc429077886"/>
      <w:r>
        <w:t>Objectifs</w:t>
      </w:r>
      <w:bookmarkEnd w:id="185"/>
      <w:bookmarkEnd w:id="186"/>
      <w:bookmarkEnd w:id="187"/>
      <w:bookmarkEnd w:id="188"/>
      <w:bookmarkEnd w:id="189"/>
      <w:bookmarkEnd w:id="190"/>
      <w:bookmarkEnd w:id="191"/>
      <w:bookmarkEnd w:id="192"/>
    </w:p>
    <w:p w:rsidR="000048C8" w:rsidRDefault="00280C0A" w:rsidP="00280C0A">
      <w:r>
        <w:t xml:space="preserve">      </w:t>
      </w:r>
      <w:r w:rsidR="007B1A32" w:rsidRPr="0001759A">
        <w:t>Afin d’avoir une démarche unifiée de construction des modules et</w:t>
      </w:r>
      <w:r w:rsidR="0001759A">
        <w:t xml:space="preserve"> </w:t>
      </w:r>
      <w:r w:rsidR="00251986">
        <w:t xml:space="preserve">afin </w:t>
      </w:r>
      <w:r w:rsidR="0001759A">
        <w:t>d</w:t>
      </w:r>
      <w:r w:rsidR="00525786">
        <w:t xml:space="preserve">’en </w:t>
      </w:r>
      <w:r w:rsidR="00251986">
        <w:t xml:space="preserve">assurer </w:t>
      </w:r>
      <w:r w:rsidR="00525786">
        <w:t>(ou améliorer) leur</w:t>
      </w:r>
      <w:r w:rsidR="00251986">
        <w:t xml:space="preserve"> pérennité</w:t>
      </w:r>
      <w:r w:rsidR="00525786">
        <w:t xml:space="preserve">s </w:t>
      </w:r>
      <w:r w:rsidR="007B1A32" w:rsidRPr="0001759A">
        <w:t xml:space="preserve"> </w:t>
      </w:r>
      <w:r w:rsidR="00525786">
        <w:t>les développeurs Coheris se doivent</w:t>
      </w:r>
      <w:r w:rsidR="007B1A32" w:rsidRPr="0001759A">
        <w:t xml:space="preserve"> </w:t>
      </w:r>
      <w:r w:rsidR="00525786">
        <w:t>d’</w:t>
      </w:r>
      <w:r w:rsidR="007B1A32" w:rsidRPr="0001759A">
        <w:t xml:space="preserve">adopter une approche de conception de logiciel plus agile, </w:t>
      </w:r>
      <w:r w:rsidR="00525786">
        <w:t xml:space="preserve">plus </w:t>
      </w:r>
      <w:r w:rsidR="007B1A32" w:rsidRPr="0001759A">
        <w:t xml:space="preserve">modulaire et </w:t>
      </w:r>
      <w:r w:rsidR="00525786">
        <w:t>plus maintenables et évolutifs</w:t>
      </w:r>
      <w:r w:rsidR="007B1A32" w:rsidRPr="0001759A">
        <w:t xml:space="preserve">. L’équipe R&amp;D </w:t>
      </w:r>
      <w:r w:rsidR="000048C8" w:rsidRPr="0001759A">
        <w:t>CRM</w:t>
      </w:r>
      <w:r w:rsidR="0001759A">
        <w:t>,</w:t>
      </w:r>
      <w:r w:rsidR="000048C8" w:rsidRPr="0001759A">
        <w:t xml:space="preserve"> </w:t>
      </w:r>
      <w:r w:rsidR="00251986">
        <w:t xml:space="preserve"> a </w:t>
      </w:r>
      <w:r w:rsidR="00525786">
        <w:t xml:space="preserve">ainsi </w:t>
      </w:r>
      <w:r w:rsidR="00251986">
        <w:t xml:space="preserve">fait le choix </w:t>
      </w:r>
      <w:r w:rsidR="000048C8" w:rsidRPr="0001759A">
        <w:t xml:space="preserve">d’adopter </w:t>
      </w:r>
      <w:r w:rsidR="007B1A32" w:rsidRPr="0001759A">
        <w:t xml:space="preserve">l’approche </w:t>
      </w:r>
      <w:r w:rsidR="000048C8" w:rsidRPr="0001759A">
        <w:t>« </w:t>
      </w:r>
      <w:r w:rsidR="007B1A32" w:rsidRPr="0001759A">
        <w:t xml:space="preserve">Domain Driven </w:t>
      </w:r>
      <w:r w:rsidR="00251986" w:rsidRPr="0001759A">
        <w:t>D</w:t>
      </w:r>
      <w:r w:rsidR="00251986">
        <w:t>e</w:t>
      </w:r>
      <w:r w:rsidR="00251986" w:rsidRPr="0001759A">
        <w:t>sign </w:t>
      </w:r>
      <w:r w:rsidR="000048C8" w:rsidRPr="0001759A">
        <w:t>»</w:t>
      </w:r>
      <w:r w:rsidR="007B1A32" w:rsidRPr="0001759A">
        <w:t xml:space="preserve"> </w:t>
      </w:r>
      <w:r w:rsidR="00251986">
        <w:t>au</w:t>
      </w:r>
      <w:r w:rsidR="00251986" w:rsidRPr="0001759A">
        <w:t xml:space="preserve"> </w:t>
      </w:r>
      <w:r w:rsidR="007B1A32" w:rsidRPr="0001759A">
        <w:t xml:space="preserve">travers </w:t>
      </w:r>
      <w:r w:rsidR="00251986">
        <w:t>du</w:t>
      </w:r>
      <w:r w:rsidR="00251986" w:rsidRPr="0001759A">
        <w:t xml:space="preserve"> </w:t>
      </w:r>
      <w:r w:rsidR="007B1A32" w:rsidRPr="0001759A">
        <w:t>design pa</w:t>
      </w:r>
      <w:r w:rsidR="0001759A">
        <w:t xml:space="preserve">ttern « CQRS‐Event Sourcing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 xml:space="preserve">artir d’un module </w:t>
      </w:r>
      <w:r w:rsidR="00251986">
        <w:t>servant d’</w:t>
      </w:r>
      <w:r w:rsidR="0001759A">
        <w:t>exemple,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Afin de viser le plus grand nombre de client du marché, et en se basent sur les expériences de la direction client de Coheris, les modules de la nouvelle offre doi</w:t>
      </w:r>
      <w:r w:rsidR="0001759A">
        <w:t>v</w:t>
      </w:r>
      <w:r w:rsidR="007B1A32">
        <w:t>ent être plus flexible en terme de déploiement et de mise en œuv</w:t>
      </w:r>
      <w:r w:rsidR="0001759A">
        <w:t xml:space="preserve">re. </w:t>
      </w:r>
      <w:r w:rsidR="00525786">
        <w:t>L</w:t>
      </w:r>
      <w:r w:rsidR="0001759A">
        <w:t xml:space="preserve">es modes </w:t>
      </w:r>
      <w:r w:rsidR="00525786">
        <w:t xml:space="preserve">de déploiement </w:t>
      </w:r>
      <w:r w:rsidR="0001759A">
        <w:t>adoptés pour la</w:t>
      </w:r>
      <w:r w:rsidR="007B1A32">
        <w:t xml:space="preserve"> mise en œuvre d</w:t>
      </w:r>
      <w:r w:rsidR="00525786">
        <w:t>’</w:t>
      </w:r>
      <w:r w:rsidR="007B1A32">
        <w:t>u</w:t>
      </w:r>
      <w:r w:rsidR="00525786">
        <w:t>n</w:t>
      </w:r>
      <w:r w:rsidR="007B1A32">
        <w:t xml:space="preserve"> module </w:t>
      </w:r>
      <w:r w:rsidR="00525786">
        <w:t xml:space="preserve">sont </w:t>
      </w:r>
      <w:r w:rsidR="007B1A32">
        <w:t>:</w:t>
      </w:r>
    </w:p>
    <w:p w:rsidR="007B1A32" w:rsidRDefault="007B1A32" w:rsidP="00C10EE6">
      <w:pPr>
        <w:pStyle w:val="Paragraphedeliste"/>
        <w:numPr>
          <w:ilvl w:val="0"/>
          <w:numId w:val="5"/>
        </w:numPr>
      </w:pPr>
      <w:r>
        <w:t>Mode 1 : le Frontend et le Backend dans le même serveur</w:t>
      </w:r>
    </w:p>
    <w:p w:rsidR="007B1A32" w:rsidRDefault="007B1A32" w:rsidP="00C10EE6">
      <w:pPr>
        <w:pStyle w:val="Paragraphedeliste"/>
        <w:numPr>
          <w:ilvl w:val="0"/>
          <w:numId w:val="5"/>
        </w:numPr>
      </w:pPr>
      <w:r>
        <w:t xml:space="preserve">Mode 2 : le Frontend et le Backend sur </w:t>
      </w:r>
      <w:r w:rsidR="0001759A">
        <w:t xml:space="preserve">les </w:t>
      </w:r>
      <w:r>
        <w:t>deux différents serveurs</w:t>
      </w:r>
    </w:p>
    <w:p w:rsidR="007B1A32" w:rsidRDefault="0001759A" w:rsidP="00C10EE6">
      <w:pPr>
        <w:pStyle w:val="Paragraphedeliste"/>
        <w:numPr>
          <w:ilvl w:val="0"/>
          <w:numId w:val="5"/>
        </w:numPr>
      </w:pPr>
      <w:r>
        <w:t xml:space="preserve">Mode 3 : Backend </w:t>
      </w:r>
      <w:r w:rsidR="007B1A32">
        <w:t>en mode API REST.</w:t>
      </w:r>
    </w:p>
    <w:p w:rsidR="00525786" w:rsidRDefault="00525786" w:rsidP="00280C0A">
      <w:r>
        <w:t>Le choix du mode de déploiement d’un module dépendra du fonctionnel du module lui-même. Par exemple suivant la nécessité</w:t>
      </w:r>
      <w:r w:rsidRPr="00525786">
        <w:t xml:space="preserve"> ou non</w:t>
      </w:r>
      <w:r>
        <w:t xml:space="preserve"> (en terme de sécurité notamment) d’avoir un front-end en DMZ et un backend sur un serveur protégé) </w:t>
      </w:r>
    </w:p>
    <w:p w:rsidR="007B1A32" w:rsidRDefault="007B1A32" w:rsidP="00280C0A">
      <w:r w:rsidRPr="0001759A">
        <w:t>Il f</w:t>
      </w:r>
      <w:r w:rsidR="0001759A">
        <w:t xml:space="preserve">audra aussi prendre en compte, </w:t>
      </w:r>
      <w:r w:rsidRPr="0001759A">
        <w:t>d’une par</w:t>
      </w:r>
      <w:r w:rsidR="000048C8" w:rsidRPr="0001759A">
        <w:t>t,</w:t>
      </w:r>
      <w:r w:rsidRPr="0001759A">
        <w:t xml:space="preserve"> la solution</w:t>
      </w:r>
      <w:r w:rsidR="000048C8" w:rsidRPr="0001759A">
        <w:t xml:space="preserve"> qui</w:t>
      </w:r>
      <w:r w:rsidRPr="0001759A">
        <w:t xml:space="preserve"> peut être soit en mode </w:t>
      </w:r>
      <w:r w:rsidR="0001759A">
        <w:t>SAAS,</w:t>
      </w:r>
      <w:r w:rsidR="0038004D" w:rsidRPr="0001759A">
        <w:t xml:space="preserve"> soit en mode ON-PREMISE</w:t>
      </w:r>
      <w:r w:rsidRPr="0001759A">
        <w:t>, et d’autre part la mise en cluster du module</w:t>
      </w:r>
      <w:r>
        <w:t xml:space="preserve">. </w:t>
      </w:r>
    </w:p>
    <w:p w:rsidR="004119C2" w:rsidRDefault="00280C0A" w:rsidP="00280C0A">
      <w:r>
        <w:lastRenderedPageBreak/>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t xml:space="preserve">L’objectif de cette première </w:t>
      </w:r>
      <w:r w:rsidR="007B1A32">
        <w:t xml:space="preserve">étape est multiple : </w:t>
      </w:r>
    </w:p>
    <w:p w:rsidR="004119C2" w:rsidRDefault="004119C2" w:rsidP="004119C2">
      <w:pPr>
        <w:pStyle w:val="Paragraphedeliste"/>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Paragraphedeliste"/>
        <w:numPr>
          <w:ilvl w:val="0"/>
          <w:numId w:val="25"/>
        </w:numPr>
      </w:pPr>
      <w:r>
        <w:t>La compréhension de</w:t>
      </w:r>
      <w:r w:rsidR="007B1A32">
        <w:t xml:space="preserve"> l’approche Design Driven Developpment,</w:t>
      </w:r>
    </w:p>
    <w:p w:rsidR="007B1A32" w:rsidRDefault="004119C2" w:rsidP="004119C2">
      <w:pPr>
        <w:pStyle w:val="Paragraphedeliste"/>
        <w:numPr>
          <w:ilvl w:val="0"/>
          <w:numId w:val="25"/>
        </w:numPr>
      </w:pPr>
      <w:r>
        <w:t xml:space="preserve"> L</w:t>
      </w:r>
      <w:r w:rsidR="007B1A32">
        <w:t>a mise en œuvre du design pattern « CQRS‐Event Sourcing »</w:t>
      </w:r>
      <w:r>
        <w:t>,</w:t>
      </w:r>
      <w:r w:rsidR="007B1A32">
        <w:t xml:space="preserve"> </w:t>
      </w:r>
      <w:r>
        <w:t xml:space="preserve">tout </w:t>
      </w:r>
      <w:r w:rsidR="007B1A32">
        <w:t>en respectant les modes de déploiement.</w:t>
      </w:r>
    </w:p>
    <w:p w:rsidR="00280C0A" w:rsidRDefault="00280C0A" w:rsidP="00280C0A">
      <w:pPr>
        <w:pStyle w:val="Titre3"/>
      </w:pPr>
      <w:bookmarkStart w:id="193" w:name="_Toc428908807"/>
      <w:bookmarkStart w:id="194" w:name="_Toc428916988"/>
      <w:bookmarkStart w:id="195" w:name="_Toc428984321"/>
      <w:bookmarkStart w:id="196" w:name="_Toc429002632"/>
      <w:bookmarkStart w:id="197" w:name="_Toc429003367"/>
      <w:bookmarkStart w:id="198" w:name="_Toc429076713"/>
      <w:bookmarkStart w:id="199" w:name="_Toc429077229"/>
      <w:bookmarkStart w:id="200" w:name="_Toc429077887"/>
      <w:r>
        <w:t>Etude et réalisation</w:t>
      </w:r>
      <w:bookmarkEnd w:id="198"/>
      <w:bookmarkEnd w:id="199"/>
      <w:bookmarkEnd w:id="200"/>
      <w:r>
        <w:t> </w:t>
      </w:r>
      <w:bookmarkEnd w:id="193"/>
      <w:bookmarkEnd w:id="194"/>
      <w:bookmarkEnd w:id="195"/>
      <w:bookmarkEnd w:id="196"/>
      <w:bookmarkEnd w:id="197"/>
    </w:p>
    <w:p w:rsidR="0038004D" w:rsidRDefault="00280C0A" w:rsidP="004119C2">
      <w:r>
        <w:t xml:space="preserve">      </w:t>
      </w:r>
      <w:r w:rsidR="004119C2">
        <w:t>L’architecture du module est en</w:t>
      </w:r>
      <w:r>
        <w:t xml:space="preserve"> multicouche (N‐Layered). Elle assure</w:t>
      </w:r>
      <w:r w:rsidR="004119C2">
        <w:t xml:space="preserve"> </w:t>
      </w:r>
      <w:r>
        <w:t>les concepts d’inversion de contrôle</w:t>
      </w:r>
      <w:r w:rsidR="004119C2">
        <w:t>,</w:t>
      </w:r>
      <w:r>
        <w:t xml:space="preserve"> et d’injection de dépendances du socle technique JEE de Coheris.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Titre4"/>
      </w:pPr>
      <w:r>
        <w:t xml:space="preserve">Les </w:t>
      </w:r>
      <w:r w:rsidR="004119C2">
        <w:t>différents</w:t>
      </w:r>
      <w:r>
        <w:t xml:space="preserve"> couches du module :</w:t>
      </w:r>
    </w:p>
    <w:p w:rsidR="008B4389" w:rsidRDefault="008B4389" w:rsidP="008B4389">
      <w:r>
        <w:t xml:space="preserve">      L’architecture du module et </w:t>
      </w:r>
      <w:r w:rsidR="004119C2">
        <w:t xml:space="preserve">de ses différentes couches  est </w:t>
      </w:r>
      <w:r>
        <w:t>détaillée en annexes (Annexe B). Il faut cependant savoir que des refontes ont était faite</w:t>
      </w:r>
      <w:r w:rsidR="004119C2">
        <w:t>s</w:t>
      </w:r>
      <w:r>
        <w:t xml:space="preserve"> dans la partie présentation sur l’approche DDD pour qu’on puisse répondre aux différentes types de déploiements. En </w:t>
      </w:r>
      <w:r w:rsidR="003B7628">
        <w:t>effet, la couche « GUI », qui est basée</w:t>
      </w:r>
      <w:r>
        <w:t xml:space="preserve"> sur le Framework MVC</w:t>
      </w:r>
      <w:r w:rsidR="005328E2">
        <w:t xml:space="preserve"> [11]</w:t>
      </w:r>
      <w:r>
        <w:t xml:space="preserve"> standa</w:t>
      </w:r>
      <w:r w:rsidR="004119C2">
        <w:t>rd de la spécification JEE7 « JavaServer Faces 2.2</w:t>
      </w:r>
      <w:r>
        <w:t xml:space="preserve">», exploite les services </w:t>
      </w:r>
      <w:r w:rsidR="003B7628">
        <w:t>exposés</w:t>
      </w:r>
      <w:r>
        <w:t xml:space="preserve"> dans la couche applications soit via un appel direct vers ce dernier ou par un appel à une autre couche « api-client » qui implémente les mêmes fonctionnalités que l’application m</w:t>
      </w:r>
      <w:r w:rsidR="003B7628">
        <w:t>ais via des appels REST</w:t>
      </w:r>
      <w:r>
        <w:t>.</w:t>
      </w:r>
    </w:p>
    <w:p w:rsidR="003B7628" w:rsidRDefault="003B7628" w:rsidP="003B7628">
      <w:pPr>
        <w:keepNext/>
        <w:jc w:val="center"/>
      </w:pPr>
      <w:r>
        <w:rPr>
          <w:rFonts w:ascii="Arial" w:hAnsi="Arial" w:cs="Arial"/>
          <w:noProof/>
          <w:color w:val="FF0000"/>
          <w:shd w:val="clear" w:color="auto" w:fill="FFFFFF"/>
          <w:lang w:eastAsia="fr-FR"/>
        </w:rPr>
        <w:lastRenderedPageBreak/>
        <w:drawing>
          <wp:inline distT="0" distB="0" distL="0" distR="0" wp14:anchorId="76258F85" wp14:editId="19FFD216">
            <wp:extent cx="5039192" cy="1686910"/>
            <wp:effectExtent l="0" t="0" r="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1852" cy="1691148"/>
                    </a:xfrm>
                    <a:prstGeom prst="rect">
                      <a:avLst/>
                    </a:prstGeom>
                  </pic:spPr>
                </pic:pic>
              </a:graphicData>
            </a:graphic>
          </wp:inline>
        </w:drawing>
      </w:r>
    </w:p>
    <w:p w:rsidR="003B7628" w:rsidRDefault="003B7628" w:rsidP="003B7628">
      <w:pPr>
        <w:jc w:val="center"/>
      </w:pPr>
      <w:bookmarkStart w:id="201" w:name="_Toc429059349"/>
      <w:bookmarkStart w:id="202" w:name="_Toc429076585"/>
      <w:r>
        <w:t xml:space="preserve">Figure </w:t>
      </w:r>
      <w:r w:rsidR="00F249A1">
        <w:fldChar w:fldCharType="begin"/>
      </w:r>
      <w:r w:rsidR="005B0F1B">
        <w:instrText xml:space="preserve"> SEQ Figure \* ARABIC </w:instrText>
      </w:r>
      <w:r w:rsidR="00F249A1">
        <w:fldChar w:fldCharType="separate"/>
      </w:r>
      <w:r w:rsidR="00361236">
        <w:rPr>
          <w:noProof/>
        </w:rPr>
        <w:t>4</w:t>
      </w:r>
      <w:r w:rsidR="00F249A1">
        <w:rPr>
          <w:noProof/>
        </w:rPr>
        <w:fldChar w:fldCharType="end"/>
      </w:r>
      <w:r>
        <w:t xml:space="preserve">:Communication entre le backend et le </w:t>
      </w:r>
      <w:r w:rsidR="00A003B6">
        <w:t xml:space="preserve">frontend </w:t>
      </w:r>
      <w:r>
        <w:t>dans un m</w:t>
      </w:r>
      <w:r w:rsidR="00A003B6">
        <w:t>ê</w:t>
      </w:r>
      <w:r>
        <w:t>me serveur</w:t>
      </w:r>
      <w:bookmarkEnd w:id="201"/>
      <w:bookmarkEnd w:id="202"/>
    </w:p>
    <w:p w:rsidR="003B7628" w:rsidRDefault="003B7628" w:rsidP="003B7628">
      <w:pPr>
        <w:jc w:val="center"/>
      </w:pPr>
      <w:r>
        <w:rPr>
          <w:noProof/>
          <w:shd w:val="clear" w:color="auto" w:fill="FFFFFF"/>
          <w:lang w:eastAsia="fr-FR"/>
        </w:rPr>
        <w:drawing>
          <wp:inline distT="0" distB="0" distL="0" distR="0" wp14:anchorId="062B57B5" wp14:editId="47D079B2">
            <wp:extent cx="5040630" cy="1914435"/>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1914435"/>
                    </a:xfrm>
                    <a:prstGeom prst="rect">
                      <a:avLst/>
                    </a:prstGeom>
                  </pic:spPr>
                </pic:pic>
              </a:graphicData>
            </a:graphic>
          </wp:inline>
        </w:drawing>
      </w:r>
    </w:p>
    <w:p w:rsidR="003B7628" w:rsidRPr="003B7628" w:rsidRDefault="003B7628" w:rsidP="003B7628">
      <w:pPr>
        <w:jc w:val="center"/>
      </w:pPr>
      <w:bookmarkStart w:id="203" w:name="_Toc429059350"/>
      <w:bookmarkStart w:id="204" w:name="_Toc429076586"/>
      <w:r>
        <w:t xml:space="preserve">Figure </w:t>
      </w:r>
      <w:r w:rsidR="00F249A1">
        <w:fldChar w:fldCharType="begin"/>
      </w:r>
      <w:r w:rsidR="005B0F1B">
        <w:instrText xml:space="preserve"> SEQ Figure \* ARABIC </w:instrText>
      </w:r>
      <w:r w:rsidR="00F249A1">
        <w:fldChar w:fldCharType="separate"/>
      </w:r>
      <w:r w:rsidR="00361236">
        <w:rPr>
          <w:noProof/>
        </w:rPr>
        <w:t>5</w:t>
      </w:r>
      <w:r w:rsidR="00F249A1">
        <w:rPr>
          <w:noProof/>
        </w:rPr>
        <w:fldChar w:fldCharType="end"/>
      </w:r>
      <w:r>
        <w:t xml:space="preserve">: Communication entre le backend et le </w:t>
      </w:r>
      <w:r w:rsidR="00A24FC1">
        <w:t xml:space="preserve">frontend </w:t>
      </w:r>
      <w:r>
        <w:t>déployé sur deux serveurs distincts</w:t>
      </w:r>
      <w:bookmarkEnd w:id="203"/>
      <w:bookmarkEnd w:id="204"/>
    </w:p>
    <w:p w:rsidR="008B4389" w:rsidRDefault="008B4389" w:rsidP="008B4389">
      <w:r>
        <w:t xml:space="preserve">      Pour assurer la mise en œuvre du mode saas du module, un composant « module-saas » doit être rattaché au module lors du processus de build qui assure  l’architecture multi-tenant du module. Ce composant repose sur le module core-saas qui </w:t>
      </w:r>
      <w:r w:rsidR="004119C2">
        <w:t>gère</w:t>
      </w:r>
      <w:r>
        <w:t xml:space="preserve"> le partitionnement virtuellement des données et la configuration requise.</w:t>
      </w:r>
    </w:p>
    <w:p w:rsidR="008B4389" w:rsidRDefault="008B4389" w:rsidP="008B4389">
      <w:pPr>
        <w:pStyle w:val="Titre4"/>
      </w:pPr>
      <w:r w:rsidRPr="008B4389">
        <w:t>Modes de déploiements du module Coheris</w:t>
      </w:r>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lastRenderedPageBreak/>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 xml:space="preserve">s types de livrable « .ear », « .war » ou « .jar ». Le choix était sur un livrable « .war » pour qu’on puisse assurer la mise en œuvre d’une part, la couche </w:t>
      </w:r>
      <w:r w:rsidRPr="00184056">
        <w:rPr>
          <w:i/>
          <w:iCs/>
          <w:lang w:eastAsia="fr-FR"/>
        </w:rPr>
        <w:t>module-gui</w:t>
      </w:r>
      <w:r>
        <w:rPr>
          <w:lang w:eastAsia="fr-FR"/>
        </w:rPr>
        <w:t xml:space="preserve"> comme f</w:t>
      </w:r>
      <w:r w:rsidRPr="00184056">
        <w:rPr>
          <w:lang w:eastAsia="fr-FR"/>
        </w:rPr>
        <w:t>ront</w:t>
      </w:r>
      <w:r>
        <w:rPr>
          <w:lang w:eastAsia="fr-FR"/>
        </w:rPr>
        <w:t>e</w:t>
      </w:r>
      <w:r w:rsidRPr="00184056">
        <w:rPr>
          <w:lang w:eastAsia="fr-FR"/>
        </w:rPr>
        <w:t xml:space="preserve">nd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REST comme B</w:t>
      </w:r>
      <w:r w:rsidRPr="00184056">
        <w:rPr>
          <w:lang w:eastAsia="fr-FR"/>
        </w:rPr>
        <w:t xml:space="preserve">ackend. En fin, chaque mode </w:t>
      </w:r>
      <w:r w:rsidR="00450776">
        <w:rPr>
          <w:lang w:eastAsia="fr-FR"/>
        </w:rPr>
        <w:t>de déploiement est défini</w:t>
      </w:r>
      <w:r w:rsidRPr="00184056">
        <w:rPr>
          <w:lang w:eastAsia="fr-FR"/>
        </w:rPr>
        <w:t xml:space="preserve"> dans un script de Build Gradle. </w:t>
      </w:r>
    </w:p>
    <w:p w:rsidR="00184056" w:rsidRDefault="00F24D5D" w:rsidP="00450776">
      <w:pPr>
        <w:pStyle w:val="Paragraphedeliste"/>
        <w:keepNext/>
        <w:numPr>
          <w:ilvl w:val="0"/>
          <w:numId w:val="7"/>
        </w:numPr>
        <w:ind w:left="-709" w:firstLine="0"/>
      </w:pPr>
      <w:r w:rsidRPr="00184056">
        <w:rPr>
          <w:b/>
        </w:rPr>
        <w:t>Mode1</w:t>
      </w:r>
      <w:r w:rsidR="00184056">
        <w:rPr>
          <w:b/>
        </w:rPr>
        <w:t> </w:t>
      </w:r>
      <w:r w:rsidR="00184056">
        <w:rPr>
          <w:noProof/>
          <w:lang w:eastAsia="fr-FR"/>
        </w:rPr>
        <w:t>:</w:t>
      </w:r>
    </w:p>
    <w:p w:rsidR="003B7628" w:rsidRDefault="003B7628" w:rsidP="005116DD">
      <w:pPr>
        <w:keepNext/>
        <w:ind w:right="141"/>
      </w:pPr>
      <w:r>
        <w:rPr>
          <w:noProof/>
          <w:lang w:eastAsia="fr-FR"/>
        </w:rPr>
        <w:drawing>
          <wp:inline distT="0" distB="0" distL="0" distR="0" wp14:anchorId="23D96B52" wp14:editId="66F6F178">
            <wp:extent cx="4656455" cy="5902036"/>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4112" cy="5962442"/>
                    </a:xfrm>
                    <a:prstGeom prst="rect">
                      <a:avLst/>
                    </a:prstGeom>
                  </pic:spPr>
                </pic:pic>
              </a:graphicData>
            </a:graphic>
          </wp:inline>
        </w:drawing>
      </w:r>
    </w:p>
    <w:p w:rsidR="00F24D5D" w:rsidRDefault="00184056" w:rsidP="00450776">
      <w:pPr>
        <w:jc w:val="center"/>
      </w:pPr>
      <w:bookmarkStart w:id="205" w:name="_Toc429059351"/>
      <w:bookmarkStart w:id="206" w:name="_Toc429076587"/>
      <w:r>
        <w:t xml:space="preserve">Figure </w:t>
      </w:r>
      <w:r w:rsidR="00F249A1">
        <w:fldChar w:fldCharType="begin"/>
      </w:r>
      <w:r w:rsidR="005B0F1B">
        <w:instrText xml:space="preserve"> SEQ Figure \* ARABIC </w:instrText>
      </w:r>
      <w:r w:rsidR="00F249A1">
        <w:fldChar w:fldCharType="separate"/>
      </w:r>
      <w:r w:rsidR="00361236">
        <w:rPr>
          <w:noProof/>
        </w:rPr>
        <w:t>6</w:t>
      </w:r>
      <w:r w:rsidR="00F249A1">
        <w:rPr>
          <w:noProof/>
        </w:rPr>
        <w:fldChar w:fldCharType="end"/>
      </w:r>
      <w:r>
        <w:t>:Mode1</w:t>
      </w:r>
      <w:bookmarkEnd w:id="205"/>
      <w:bookmarkEnd w:id="206"/>
    </w:p>
    <w:p w:rsidR="008B4389" w:rsidRPr="00184056" w:rsidRDefault="008B4389" w:rsidP="00C10EE6">
      <w:pPr>
        <w:pStyle w:val="Paragraphedeliste"/>
        <w:numPr>
          <w:ilvl w:val="0"/>
          <w:numId w:val="7"/>
        </w:numPr>
        <w:rPr>
          <w:rFonts w:ascii="Times New Roman" w:hAnsi="Times New Roman"/>
          <w:b/>
        </w:rPr>
      </w:pPr>
      <w:r w:rsidRPr="00184056">
        <w:rPr>
          <w:b/>
        </w:rPr>
        <w:lastRenderedPageBreak/>
        <w:t>Mode 2</w:t>
      </w:r>
    </w:p>
    <w:p w:rsidR="00184056" w:rsidRDefault="003B7628" w:rsidP="003B7628">
      <w:pPr>
        <w:keepNext/>
      </w:pPr>
      <w:r>
        <w:rPr>
          <w:noProof/>
          <w:lang w:eastAsia="fr-FR"/>
        </w:rPr>
        <w:drawing>
          <wp:inline distT="0" distB="0" distL="0" distR="0" wp14:anchorId="2A9A69C7" wp14:editId="00D8C154">
            <wp:extent cx="4572000" cy="791429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6780" cy="7922564"/>
                    </a:xfrm>
                    <a:prstGeom prst="rect">
                      <a:avLst/>
                    </a:prstGeom>
                  </pic:spPr>
                </pic:pic>
              </a:graphicData>
            </a:graphic>
          </wp:inline>
        </w:drawing>
      </w:r>
    </w:p>
    <w:p w:rsidR="00184056" w:rsidRDefault="00184056" w:rsidP="00450776">
      <w:pPr>
        <w:jc w:val="center"/>
      </w:pPr>
      <w:bookmarkStart w:id="207" w:name="_Toc429059352"/>
      <w:bookmarkStart w:id="208" w:name="_Toc429076588"/>
      <w:r>
        <w:t xml:space="preserve">Figure </w:t>
      </w:r>
      <w:r w:rsidR="00F249A1">
        <w:fldChar w:fldCharType="begin"/>
      </w:r>
      <w:r w:rsidR="005B0F1B">
        <w:instrText xml:space="preserve"> SEQ Figure \* ARABIC </w:instrText>
      </w:r>
      <w:r w:rsidR="00F249A1">
        <w:fldChar w:fldCharType="separate"/>
      </w:r>
      <w:r w:rsidR="00361236">
        <w:rPr>
          <w:noProof/>
        </w:rPr>
        <w:t>7</w:t>
      </w:r>
      <w:r w:rsidR="00F249A1">
        <w:rPr>
          <w:noProof/>
        </w:rPr>
        <w:fldChar w:fldCharType="end"/>
      </w:r>
      <w:r>
        <w:t>:Mode 2</w:t>
      </w:r>
      <w:bookmarkEnd w:id="207"/>
      <w:bookmarkEnd w:id="208"/>
    </w:p>
    <w:p w:rsidR="008B4389" w:rsidRPr="00184056" w:rsidRDefault="008B4389" w:rsidP="00C10EE6">
      <w:pPr>
        <w:pStyle w:val="Paragraphedeliste"/>
        <w:numPr>
          <w:ilvl w:val="0"/>
          <w:numId w:val="7"/>
        </w:numPr>
        <w:rPr>
          <w:b/>
        </w:rPr>
      </w:pPr>
      <w:r w:rsidRPr="00184056">
        <w:rPr>
          <w:b/>
        </w:rPr>
        <w:lastRenderedPageBreak/>
        <w:t>Mode 3</w:t>
      </w:r>
      <w:r w:rsidR="00184056">
        <w:rPr>
          <w:b/>
        </w:rPr>
        <w:t> :</w:t>
      </w:r>
    </w:p>
    <w:p w:rsidR="00184056" w:rsidRDefault="003B7628" w:rsidP="008641C7">
      <w:pPr>
        <w:keepNext/>
        <w:jc w:val="center"/>
      </w:pPr>
      <w:r>
        <w:rPr>
          <w:noProof/>
          <w:lang w:eastAsia="fr-FR"/>
        </w:rPr>
        <w:drawing>
          <wp:inline distT="0" distB="0" distL="0" distR="0" wp14:anchorId="167D5250" wp14:editId="60CB93A4">
            <wp:extent cx="2800350" cy="3774774"/>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4946" cy="3807929"/>
                    </a:xfrm>
                    <a:prstGeom prst="rect">
                      <a:avLst/>
                    </a:prstGeom>
                  </pic:spPr>
                </pic:pic>
              </a:graphicData>
            </a:graphic>
          </wp:inline>
        </w:drawing>
      </w:r>
    </w:p>
    <w:p w:rsidR="002C6618" w:rsidRDefault="00184056" w:rsidP="00450776">
      <w:pPr>
        <w:jc w:val="center"/>
      </w:pPr>
      <w:bookmarkStart w:id="209" w:name="_Toc429059353"/>
      <w:bookmarkStart w:id="210" w:name="_Toc429076589"/>
      <w:r>
        <w:t xml:space="preserve">Figure </w:t>
      </w:r>
      <w:r w:rsidR="00F249A1">
        <w:fldChar w:fldCharType="begin"/>
      </w:r>
      <w:r w:rsidR="005B0F1B">
        <w:instrText xml:space="preserve"> SEQ Figure \* ARABIC </w:instrText>
      </w:r>
      <w:r w:rsidR="00F249A1">
        <w:fldChar w:fldCharType="separate"/>
      </w:r>
      <w:r w:rsidR="00361236">
        <w:rPr>
          <w:noProof/>
        </w:rPr>
        <w:t>8</w:t>
      </w:r>
      <w:r w:rsidR="00F249A1">
        <w:rPr>
          <w:noProof/>
        </w:rPr>
        <w:fldChar w:fldCharType="end"/>
      </w:r>
      <w:r>
        <w:t>: Mode 3</w:t>
      </w:r>
      <w:bookmarkEnd w:id="209"/>
      <w:bookmarkEnd w:id="210"/>
    </w:p>
    <w:p w:rsidR="00184056" w:rsidRPr="00184056" w:rsidRDefault="00184056" w:rsidP="00184056">
      <w:pPr>
        <w:rPr>
          <w:u w:val="single"/>
          <w:lang w:eastAsia="fr-FR"/>
        </w:rPr>
      </w:pPr>
      <w:r>
        <w:t xml:space="preserve">      </w:t>
      </w:r>
      <w:r w:rsidRPr="005116DD">
        <w:t>Pour le moment et dans le cadre de m</w:t>
      </w:r>
      <w:r w:rsidR="00450776" w:rsidRPr="005116DD">
        <w:t>on stage, il a été convenu de</w:t>
      </w:r>
      <w:r w:rsidRPr="005116DD">
        <w:t xml:space="preserve"> déployer en  « mode 1 »</w:t>
      </w:r>
      <w:r w:rsidR="00A24FC1">
        <w:t xml:space="preserve"> </w:t>
      </w:r>
      <w:r w:rsidR="00F53AB3" w:rsidRPr="005116DD">
        <w:t>comme une application « ON-PREMISE »</w:t>
      </w:r>
      <w:r w:rsidRPr="005116DD">
        <w:t>.</w:t>
      </w:r>
    </w:p>
    <w:p w:rsidR="008B4389" w:rsidRDefault="008B4389" w:rsidP="008B4389">
      <w:pPr>
        <w:pStyle w:val="Titre3"/>
      </w:pPr>
      <w:bookmarkStart w:id="211" w:name="_Toc428908808"/>
      <w:bookmarkStart w:id="212" w:name="_Toc428916989"/>
      <w:bookmarkStart w:id="213" w:name="_Toc428984322"/>
      <w:bookmarkStart w:id="214" w:name="_Toc429002633"/>
      <w:bookmarkStart w:id="215" w:name="_Toc429003368"/>
      <w:bookmarkStart w:id="216" w:name="_Toc429076714"/>
      <w:bookmarkStart w:id="217" w:name="_Toc429077230"/>
      <w:bookmarkStart w:id="218" w:name="_Toc429077888"/>
      <w:r>
        <w:t>Bilan</w:t>
      </w:r>
      <w:bookmarkEnd w:id="211"/>
      <w:bookmarkEnd w:id="212"/>
      <w:bookmarkEnd w:id="213"/>
      <w:bookmarkEnd w:id="214"/>
      <w:bookmarkEnd w:id="215"/>
      <w:bookmarkEnd w:id="216"/>
      <w:bookmarkEnd w:id="217"/>
      <w:bookmarkEnd w:id="218"/>
    </w:p>
    <w:p w:rsidR="00A24FC1" w:rsidRPr="008641C7" w:rsidRDefault="00C965ED" w:rsidP="00C965ED">
      <w:pPr>
        <w:rPr>
          <w:rFonts w:ascii="Cambria" w:hAnsi="Cambria"/>
          <w:color w:val="000000"/>
          <w:sz w:val="30"/>
          <w:szCs w:val="30"/>
        </w:rPr>
      </w:pPr>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développement selon les différentes couches </w:t>
      </w:r>
      <w:r w:rsidR="00DB3A80">
        <w:t xml:space="preserve">pour </w:t>
      </w:r>
      <w:r w:rsidRPr="00C965ED">
        <w:t>chaque module. En effet, afin</w:t>
      </w:r>
      <w:r w:rsidR="00DB3A80">
        <w:t xml:space="preserve"> de réaliser, </w:t>
      </w:r>
      <w:r w:rsidRPr="00C965ED">
        <w:t>dans de bonnes conditions</w:t>
      </w:r>
      <w:r w:rsidR="00DB3A80">
        <w:t>,</w:t>
      </w:r>
      <w:r w:rsidRPr="00C965ED">
        <w:t xml:space="preserve"> </w:t>
      </w:r>
      <w:r w:rsidR="00DB3A80">
        <w:t xml:space="preserve">le développement des modules </w:t>
      </w:r>
      <w:r w:rsidRPr="00C965ED">
        <w:t xml:space="preserve">avec la nouvelle architecture, </w:t>
      </w:r>
      <w:r w:rsidR="00A24FC1">
        <w:t xml:space="preserve">j’ai été </w:t>
      </w:r>
      <w:r w:rsidRPr="00C965ED">
        <w:t xml:space="preserve">formé sur l’outil de build gradle </w:t>
      </w:r>
      <w:r w:rsidR="00842850">
        <w:t xml:space="preserve">pour pouvoir </w:t>
      </w:r>
      <w:r w:rsidRPr="00C965ED">
        <w:t>écrire</w:t>
      </w:r>
      <w:r w:rsidR="00DB3A80">
        <w:t xml:space="preserve"> les t</w:t>
      </w:r>
      <w:r w:rsidR="00842850">
        <w:t>â</w:t>
      </w:r>
      <w:r w:rsidR="00DB3A80">
        <w:t>ches de build</w:t>
      </w:r>
      <w:r w:rsidR="00842850">
        <w:t>,</w:t>
      </w:r>
      <w:r w:rsidR="00DB3A80">
        <w:t xml:space="preserve"> </w:t>
      </w:r>
      <w:r w:rsidR="00842850">
        <w:t xml:space="preserve">en utilisant </w:t>
      </w:r>
      <w:r w:rsidR="00DB3A80">
        <w:t>le</w:t>
      </w:r>
      <w:r w:rsidRPr="00C965ED">
        <w:t xml:space="preserve"> langage de scripts </w:t>
      </w:r>
      <w:r w:rsidR="00DB3A80">
        <w:t xml:space="preserve">JAVA </w:t>
      </w:r>
      <w:r w:rsidRPr="00C965ED">
        <w:t>Groovy</w:t>
      </w:r>
      <w:r w:rsidR="005328E2">
        <w:t xml:space="preserve"> [12]</w:t>
      </w:r>
      <w:r w:rsidR="008641C7">
        <w:rPr>
          <w:rFonts w:ascii="Cambria" w:hAnsi="Cambria"/>
          <w:color w:val="000000"/>
          <w:sz w:val="30"/>
          <w:szCs w:val="30"/>
        </w:rPr>
        <w:t>.</w:t>
      </w:r>
    </w:p>
    <w:p w:rsidR="004D38D0" w:rsidRDefault="004D38D0" w:rsidP="00AA4BC4">
      <w:pPr>
        <w:pStyle w:val="Titre2"/>
      </w:pPr>
      <w:bookmarkStart w:id="219" w:name="_Toc428305890"/>
      <w:bookmarkStart w:id="220" w:name="_Toc428306428"/>
      <w:bookmarkStart w:id="221" w:name="_Toc428613335"/>
      <w:bookmarkStart w:id="222" w:name="_Toc428908809"/>
      <w:bookmarkStart w:id="223" w:name="_Toc428916990"/>
      <w:bookmarkStart w:id="224" w:name="_Toc428984323"/>
      <w:bookmarkStart w:id="225" w:name="_Toc429002634"/>
      <w:bookmarkStart w:id="226" w:name="_Toc429003369"/>
      <w:bookmarkStart w:id="227" w:name="_Toc429076715"/>
      <w:bookmarkStart w:id="228" w:name="_Toc429077231"/>
      <w:bookmarkStart w:id="229" w:name="_Toc429077889"/>
      <w:r w:rsidRPr="00603BFB">
        <w:t>Module Scheduler</w:t>
      </w:r>
      <w:bookmarkEnd w:id="219"/>
      <w:bookmarkEnd w:id="220"/>
      <w:bookmarkEnd w:id="221"/>
      <w:bookmarkEnd w:id="222"/>
      <w:bookmarkEnd w:id="223"/>
      <w:bookmarkEnd w:id="224"/>
      <w:bookmarkEnd w:id="225"/>
      <w:bookmarkEnd w:id="226"/>
      <w:bookmarkEnd w:id="227"/>
      <w:bookmarkEnd w:id="228"/>
      <w:bookmarkEnd w:id="229"/>
      <w:r w:rsidRPr="00603BFB">
        <w:t> </w:t>
      </w:r>
    </w:p>
    <w:p w:rsidR="00AA4BC4" w:rsidRDefault="00AA4BC4" w:rsidP="00AA4BC4">
      <w:pPr>
        <w:pStyle w:val="Titre3"/>
      </w:pPr>
      <w:bookmarkStart w:id="230" w:name="_Toc428908810"/>
      <w:bookmarkStart w:id="231" w:name="_Toc428916991"/>
      <w:bookmarkStart w:id="232" w:name="_Toc428984324"/>
      <w:bookmarkStart w:id="233" w:name="_Toc429002635"/>
      <w:bookmarkStart w:id="234" w:name="_Toc429003370"/>
      <w:bookmarkStart w:id="235" w:name="_Toc429076716"/>
      <w:bookmarkStart w:id="236" w:name="_Toc429077232"/>
      <w:bookmarkStart w:id="237" w:name="_Toc429077890"/>
      <w:r>
        <w:t>Objectifs</w:t>
      </w:r>
      <w:bookmarkEnd w:id="230"/>
      <w:bookmarkEnd w:id="231"/>
      <w:bookmarkEnd w:id="232"/>
      <w:bookmarkEnd w:id="233"/>
      <w:bookmarkEnd w:id="234"/>
      <w:bookmarkEnd w:id="235"/>
      <w:bookmarkEnd w:id="236"/>
      <w:bookmarkEnd w:id="237"/>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 xml:space="preserve">s modules de la nouvelle offre, </w:t>
      </w:r>
      <w:r w:rsidR="00A24FC1">
        <w:rPr>
          <w:shd w:val="clear" w:color="auto" w:fill="FFFFFF"/>
        </w:rPr>
        <w:t>nous avons</w:t>
      </w:r>
      <w:r w:rsidR="000105A7">
        <w:rPr>
          <w:shd w:val="clear" w:color="auto" w:fill="FFFFFF"/>
        </w:rPr>
        <w:t xml:space="preserve"> besoin d’un module Schedu</w:t>
      </w:r>
      <w:r w:rsidR="0028130D">
        <w:rPr>
          <w:shd w:val="clear" w:color="auto" w:fill="FFFFFF"/>
        </w:rPr>
        <w:t xml:space="preserve">ler. C’est </w:t>
      </w:r>
      <w:r w:rsidR="0028130D">
        <w:rPr>
          <w:shd w:val="clear" w:color="auto" w:fill="FFFFFF"/>
        </w:rPr>
        <w:lastRenderedPageBreak/>
        <w:t>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ches de fond qui collecte les posts et les commentaires Facebook dans les différentes Fanpage pour</w:t>
      </w:r>
      <w:r w:rsidR="0028130D">
        <w:rPr>
          <w:shd w:val="clear" w:color="auto" w:fill="FFFFFF"/>
        </w:rPr>
        <w:t xml:space="preserve"> pouvoir</w:t>
      </w:r>
      <w:r w:rsidR="000105A7">
        <w:rPr>
          <w:shd w:val="clear" w:color="auto" w:fill="FFFFFF"/>
        </w:rPr>
        <w:t xml:space="preserve"> les </w:t>
      </w:r>
      <w:r w:rsidR="00A24FC1">
        <w:rPr>
          <w:shd w:val="clear" w:color="auto" w:fill="FFFFFF"/>
        </w:rPr>
        <w:t xml:space="preserve">qualifier </w:t>
      </w:r>
      <w:r w:rsidR="000105A7">
        <w:rPr>
          <w:shd w:val="clear" w:color="auto" w:fill="FFFFFF"/>
        </w:rPr>
        <w:t>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w:t>
      </w:r>
      <w:r w:rsidR="00A24FC1">
        <w:rPr>
          <w:shd w:val="clear" w:color="auto" w:fill="FFFFFF"/>
        </w:rPr>
        <w:t>e</w:t>
      </w:r>
      <w:r>
        <w:rPr>
          <w:shd w:val="clear" w:color="auto" w:fill="FFFFFF"/>
        </w:rPr>
        <w:t xml:space="preserve">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361236" w:rsidRDefault="003B7628" w:rsidP="00361236">
      <w:pPr>
        <w:jc w:val="center"/>
      </w:pPr>
      <w:r>
        <w:rPr>
          <w:noProof/>
          <w:lang w:eastAsia="fr-FR"/>
        </w:rPr>
        <w:drawing>
          <wp:inline distT="0" distB="0" distL="0" distR="0" wp14:anchorId="7CEBD1FB" wp14:editId="7DE372C8">
            <wp:extent cx="4647583" cy="4629150"/>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33" cstate="print"/>
                    <a:srcRect/>
                    <a:stretch>
                      <a:fillRect/>
                    </a:stretch>
                  </pic:blipFill>
                  <pic:spPr bwMode="auto">
                    <a:xfrm>
                      <a:off x="0" y="0"/>
                      <a:ext cx="4682135" cy="4663565"/>
                    </a:xfrm>
                    <a:prstGeom prst="rect">
                      <a:avLst/>
                    </a:prstGeom>
                    <a:noFill/>
                  </pic:spPr>
                </pic:pic>
              </a:graphicData>
            </a:graphic>
          </wp:inline>
        </w:drawing>
      </w:r>
    </w:p>
    <w:p w:rsidR="003B7628" w:rsidRDefault="00361236" w:rsidP="00361236">
      <w:pPr>
        <w:jc w:val="center"/>
      </w:pPr>
      <w:bookmarkStart w:id="238" w:name="_Toc429059354"/>
      <w:bookmarkStart w:id="239" w:name="_Toc429076590"/>
      <w:r>
        <w:t xml:space="preserve">Figure </w:t>
      </w:r>
      <w:r w:rsidR="00F249A1">
        <w:fldChar w:fldCharType="begin"/>
      </w:r>
      <w:r w:rsidR="005B0F1B">
        <w:instrText xml:space="preserve"> SEQ Figure \* ARABIC </w:instrText>
      </w:r>
      <w:r w:rsidR="00F249A1">
        <w:fldChar w:fldCharType="separate"/>
      </w:r>
      <w:r>
        <w:rPr>
          <w:noProof/>
        </w:rPr>
        <w:t>9</w:t>
      </w:r>
      <w:r w:rsidR="00F249A1">
        <w:rPr>
          <w:noProof/>
        </w:rPr>
        <w:fldChar w:fldCharType="end"/>
      </w:r>
      <w:r w:rsidR="00A24FC1">
        <w:rPr>
          <w:noProof/>
        </w:rPr>
        <w:t xml:space="preserve"> </w:t>
      </w:r>
      <w:r>
        <w:t>:</w:t>
      </w:r>
      <w:r w:rsidR="00A24FC1">
        <w:t xml:space="preserve"> </w:t>
      </w:r>
      <w:r>
        <w:t>Architecture du module scheduler</w:t>
      </w:r>
      <w:bookmarkEnd w:id="238"/>
      <w:bookmarkEnd w:id="239"/>
    </w:p>
    <w:p w:rsidR="000105A7" w:rsidRDefault="000105A7" w:rsidP="000105A7">
      <w:r>
        <w:t xml:space="preserve">      </w:t>
      </w:r>
      <w:r>
        <w:rPr>
          <w:shd w:val="clear" w:color="auto" w:fill="FFFFFF"/>
        </w:rPr>
        <w:t>Avant de commencer les travaux, une étude complète</w:t>
      </w:r>
      <w:r w:rsidR="00361236">
        <w:rPr>
          <w:shd w:val="clear" w:color="auto" w:fill="FFFFFF"/>
        </w:rPr>
        <w:t xml:space="preserv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w:t>
      </w:r>
      <w:r>
        <w:rPr>
          <w:shd w:val="clear" w:color="auto" w:fill="FFFFFF"/>
        </w:rPr>
        <w:lastRenderedPageBreak/>
        <w:t>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Paragraphedeliste"/>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Paragraphedeliste"/>
        <w:numPr>
          <w:ilvl w:val="0"/>
          <w:numId w:val="27"/>
        </w:numPr>
      </w:pPr>
      <w:r>
        <w:rPr>
          <w:shd w:val="clear" w:color="auto" w:fill="FFFFFF"/>
        </w:rPr>
        <w:t xml:space="preserve">Intégration du framework </w:t>
      </w:r>
    </w:p>
    <w:p w:rsidR="000105A7" w:rsidRDefault="0028130D" w:rsidP="0028130D">
      <w:pPr>
        <w:pStyle w:val="Paragraphedeliste"/>
        <w:numPr>
          <w:ilvl w:val="0"/>
          <w:numId w:val="27"/>
        </w:numPr>
      </w:pPr>
      <w:r>
        <w:rPr>
          <w:shd w:val="clear" w:color="auto" w:fill="FFFFFF"/>
        </w:rPr>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Titre3"/>
      </w:pPr>
      <w:bookmarkStart w:id="240" w:name="_Toc428305892"/>
      <w:bookmarkStart w:id="241" w:name="_Toc428306430"/>
      <w:bookmarkStart w:id="242" w:name="_Toc428613337"/>
      <w:bookmarkStart w:id="243" w:name="_Toc428908811"/>
      <w:bookmarkStart w:id="244" w:name="_Toc428916992"/>
      <w:bookmarkStart w:id="245" w:name="_Toc428984325"/>
      <w:bookmarkStart w:id="246" w:name="_Toc429002636"/>
      <w:bookmarkStart w:id="247" w:name="_Toc429003371"/>
      <w:bookmarkStart w:id="248" w:name="_Toc429076717"/>
      <w:bookmarkStart w:id="249" w:name="_Toc429077233"/>
      <w:bookmarkStart w:id="250" w:name="_Toc429077891"/>
      <w:r w:rsidRPr="00A6157A">
        <w:t>Etude</w:t>
      </w:r>
      <w:r>
        <w:t xml:space="preserve"> d</w:t>
      </w:r>
      <w:bookmarkEnd w:id="240"/>
      <w:bookmarkEnd w:id="241"/>
      <w:bookmarkEnd w:id="242"/>
      <w:r w:rsidR="00BE7070">
        <w:t>étaillée</w:t>
      </w:r>
      <w:bookmarkEnd w:id="243"/>
      <w:bookmarkEnd w:id="244"/>
      <w:bookmarkEnd w:id="245"/>
      <w:bookmarkEnd w:id="246"/>
      <w:bookmarkEnd w:id="247"/>
      <w:bookmarkEnd w:id="248"/>
      <w:bookmarkEnd w:id="249"/>
      <w:bookmarkEnd w:id="250"/>
    </w:p>
    <w:p w:rsidR="00BE7070" w:rsidRDefault="00BE7070" w:rsidP="00BE7070">
      <w:pPr>
        <w:pStyle w:val="Titre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Concurrency Utilities1.0 (JSR 236)  de Java propose un système de planification de tâches riches et simple à utiliser. On peut </w:t>
      </w:r>
      <w:r w:rsidR="0028130D">
        <w:rPr>
          <w:shd w:val="clear" w:color="auto" w:fill="FFFFFF"/>
        </w:rPr>
        <w:t xml:space="preserve">donc </w:t>
      </w:r>
      <w:r>
        <w:rPr>
          <w:shd w:val="clear" w:color="auto" w:fill="FFFFFF"/>
        </w:rPr>
        <w:t xml:space="preserve">spécifier des annotations pour définir une </w:t>
      </w:r>
      <w:r w:rsidR="00A24FC1">
        <w:rPr>
          <w:shd w:val="clear" w:color="auto" w:fill="FFFFFF"/>
        </w:rPr>
        <w:t xml:space="preserve">tâche </w:t>
      </w:r>
      <w:r>
        <w:rPr>
          <w:shd w:val="clear" w:color="auto" w:fill="FFFFFF"/>
        </w:rPr>
        <w:t>avec l’expression cron [</w:t>
      </w:r>
      <w:r w:rsidR="005328E2">
        <w:rPr>
          <w:shd w:val="clear" w:color="auto" w:fill="FFFFFF"/>
        </w:rPr>
        <w:t>13</w:t>
      </w:r>
      <w:r>
        <w:rPr>
          <w:shd w:val="clear" w:color="auto" w:fill="FFFFFF"/>
        </w:rPr>
        <w:t>]. En revanche</w:t>
      </w:r>
      <w:r w:rsidR="0028130D">
        <w:rPr>
          <w:shd w:val="clear" w:color="auto" w:fill="FFFFFF"/>
        </w:rPr>
        <w:t xml:space="preserve">, Il existe plusieurs scheduler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r>
        <w:rPr>
          <w:shd w:val="clear" w:color="auto" w:fill="FFFFFF"/>
        </w:rPr>
        <w:t>source. Quartz est un projet</w:t>
      </w:r>
      <w:r w:rsidR="003E3E5D">
        <w:rPr>
          <w:shd w:val="clear" w:color="auto" w:fill="FFFFFF"/>
        </w:rPr>
        <w:t xml:space="preserve"> de T</w:t>
      </w:r>
      <w:r>
        <w:rPr>
          <w:shd w:val="clear" w:color="auto" w:fill="FFFFFF"/>
        </w:rPr>
        <w:t xml:space="preserve">erracota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r w:rsidR="005328E2">
        <w:rPr>
          <w:shd w:val="clear" w:color="auto" w:fill="FFFFFF"/>
        </w:rPr>
        <w:t>14</w:t>
      </w:r>
      <w:r>
        <w:rPr>
          <w:shd w:val="clear" w:color="auto" w:fill="FFFFFF"/>
        </w:rPr>
        <w:t>].</w:t>
      </w:r>
    </w:p>
    <w:tbl>
      <w:tblPr>
        <w:tblStyle w:val="TableauGrille1Clair1"/>
        <w:tblW w:w="0" w:type="auto"/>
        <w:tblLook w:val="04A0" w:firstRow="1" w:lastRow="0" w:firstColumn="1" w:lastColumn="0" w:noHBand="0" w:noVBand="1"/>
      </w:tblPr>
      <w:tblGrid>
        <w:gridCol w:w="2305"/>
        <w:gridCol w:w="2919"/>
        <w:gridCol w:w="2613"/>
      </w:tblGrid>
      <w:tr w:rsidR="002D0934" w:rsidTr="00D9415A">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291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r w:rsidRPr="00CE4A82">
              <w:rPr>
                <w:lang w:eastAsia="fr-FR"/>
              </w:rPr>
              <w:t>Concurrency Utilities 1.0</w:t>
            </w:r>
          </w:p>
        </w:tc>
        <w:tc>
          <w:tcPr>
            <w:tcW w:w="261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Quartz Scheduler</w:t>
            </w:r>
          </w:p>
        </w:tc>
      </w:tr>
      <w:tr w:rsidR="002D0934" w:rsidTr="00D9415A">
        <w:trPr>
          <w:trHeight w:val="1129"/>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291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1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D9415A">
        <w:trPr>
          <w:trHeight w:val="887"/>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291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1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D9415A">
        <w:trPr>
          <w:trHeight w:val="564"/>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A24FC1" w:rsidP="00A24FC1">
            <w:pPr>
              <w:spacing w:before="240"/>
              <w:jc w:val="center"/>
              <w:rPr>
                <w:rFonts w:ascii="Times New Roman" w:hAnsi="Times New Roman"/>
                <w:b w:val="0"/>
                <w:szCs w:val="24"/>
                <w:lang w:eastAsia="fr-FR"/>
              </w:rPr>
            </w:pPr>
            <w:r w:rsidRPr="0026393B">
              <w:rPr>
                <w:b w:val="0"/>
                <w:lang w:eastAsia="fr-FR"/>
              </w:rPr>
              <w:t>Clust</w:t>
            </w:r>
            <w:r>
              <w:rPr>
                <w:b w:val="0"/>
                <w:lang w:eastAsia="fr-FR"/>
              </w:rPr>
              <w:t>e</w:t>
            </w:r>
            <w:r w:rsidRPr="0026393B">
              <w:rPr>
                <w:b w:val="0"/>
                <w:lang w:eastAsia="fr-FR"/>
              </w:rPr>
              <w:t>ring</w:t>
            </w:r>
          </w:p>
        </w:tc>
        <w:tc>
          <w:tcPr>
            <w:tcW w:w="291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13" w:type="dxa"/>
          </w:tcPr>
          <w:p w:rsidR="002D0934" w:rsidRDefault="00A24FC1"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Oui</w:t>
            </w:r>
          </w:p>
        </w:tc>
      </w:tr>
      <w:tr w:rsidR="002D0934" w:rsidTr="00D9415A">
        <w:trPr>
          <w:trHeight w:val="887"/>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r w:rsidR="00A24FC1">
              <w:rPr>
                <w:b w:val="0"/>
                <w:lang w:eastAsia="fr-FR"/>
              </w:rPr>
              <w:t>s</w:t>
            </w:r>
          </w:p>
        </w:tc>
        <w:tc>
          <w:tcPr>
            <w:tcW w:w="291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1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D9415A">
        <w:trPr>
          <w:trHeight w:val="537"/>
        </w:trPr>
        <w:tc>
          <w:tcPr>
            <w:cnfStyle w:val="001000000000" w:firstRow="0" w:lastRow="0" w:firstColumn="1" w:lastColumn="0" w:oddVBand="0" w:evenVBand="0" w:oddHBand="0" w:evenHBand="0" w:firstRowFirstColumn="0" w:firstRowLastColumn="0" w:lastRowFirstColumn="0" w:lastRowLastColumn="0"/>
            <w:tcW w:w="2305"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291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1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r w:rsidRPr="00BE7070">
              <w:rPr>
                <w:lang w:eastAsia="fr-FR"/>
              </w:rPr>
              <w:t>properties</w:t>
            </w:r>
            <w:r>
              <w:rPr>
                <w:lang w:eastAsia="fr-FR"/>
              </w:rPr>
              <w:t> »</w:t>
            </w:r>
          </w:p>
        </w:tc>
      </w:tr>
    </w:tbl>
    <w:p w:rsidR="004202FF" w:rsidRDefault="004202FF" w:rsidP="002D0934">
      <w:pPr>
        <w:spacing w:before="240"/>
        <w:jc w:val="center"/>
      </w:pPr>
      <w:bookmarkStart w:id="251" w:name="_Toc429003494"/>
      <w:bookmarkStart w:id="252" w:name="_Toc429076605"/>
      <w:r>
        <w:t xml:space="preserve">Tableau </w:t>
      </w:r>
      <w:r w:rsidR="00F249A1">
        <w:fldChar w:fldCharType="begin"/>
      </w:r>
      <w:r w:rsidR="005B0F1B">
        <w:instrText xml:space="preserve"> SEQ Tableau \* ARABIC </w:instrText>
      </w:r>
      <w:r w:rsidR="00F249A1">
        <w:fldChar w:fldCharType="separate"/>
      </w:r>
      <w:r w:rsidR="003B78CE">
        <w:rPr>
          <w:noProof/>
        </w:rPr>
        <w:t>2</w:t>
      </w:r>
      <w:r w:rsidR="00F249A1">
        <w:rPr>
          <w:noProof/>
        </w:rPr>
        <w:fldChar w:fldCharType="end"/>
      </w:r>
      <w:r>
        <w:t>:</w:t>
      </w:r>
      <w:r w:rsidR="00694833" w:rsidRPr="005116DD">
        <w:t xml:space="preserve"> Tableau comparatif des Framework étudiés</w:t>
      </w:r>
      <w:bookmarkEnd w:id="251"/>
      <w:bookmarkEnd w:id="252"/>
    </w:p>
    <w:p w:rsidR="00BE7070" w:rsidRDefault="009773AF" w:rsidP="00BE7070">
      <w:r>
        <w:lastRenderedPageBreak/>
        <w:t xml:space="preserve">      </w:t>
      </w:r>
      <w:r w:rsidR="00BE7070">
        <w:t xml:space="preserve">Le choix a été  sur Quartz Scheduler vu qu’il </w:t>
      </w:r>
      <w:r w:rsidR="004202FF">
        <w:t>gère</w:t>
      </w:r>
      <w:r w:rsidR="00BE7070">
        <w:t xml:space="preserve"> lui-même sa base de données des </w:t>
      </w:r>
      <w:r w:rsidR="00A24FC1">
        <w:t xml:space="preserve">tâches </w:t>
      </w:r>
      <w:r w:rsidR="00BE7070">
        <w:t xml:space="preserve">et il  supporte le mode </w:t>
      </w:r>
      <w:r w:rsidR="00A24FC1">
        <w:t xml:space="preserve">Clustering </w:t>
      </w:r>
      <w:r w:rsidR="00BE7070">
        <w:t xml:space="preserve">qui est une contrainte impérative pour les modules </w:t>
      </w:r>
      <w:r w:rsidR="00A24FC1">
        <w:t>« </w:t>
      </w:r>
      <w:r w:rsidR="00BE7070">
        <w:t>nouvelle offre</w:t>
      </w:r>
      <w:r w:rsidR="00A24FC1">
        <w:t> »</w:t>
      </w:r>
      <w:r w:rsidR="00BE7070">
        <w:t xml:space="preserve"> de</w:t>
      </w:r>
      <w:r w:rsidR="004202FF">
        <w:t xml:space="preserve"> Coheris. A noter,  Quartz ne gè</w:t>
      </w:r>
      <w:r w:rsidR="00BE7070">
        <w:t xml:space="preserve">re pas l’historique des </w:t>
      </w:r>
      <w:r w:rsidR="00A24FC1">
        <w:t xml:space="preserve">tâches </w:t>
      </w:r>
      <w:r w:rsidR="003E3E5D">
        <w:t>exécutées</w:t>
      </w:r>
      <w:r w:rsidR="00BE7070">
        <w:t xml:space="preserve"> mai</w:t>
      </w:r>
      <w:r w:rsidR="004202FF">
        <w:t>s il fournit un listener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Titre4"/>
      </w:pPr>
      <w:r>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14:anchorId="19B75261" wp14:editId="28E0001F">
            <wp:extent cx="5028449" cy="2895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048751" cy="2907291"/>
                    </a:xfrm>
                    <a:prstGeom prst="rect">
                      <a:avLst/>
                    </a:prstGeom>
                  </pic:spPr>
                </pic:pic>
              </a:graphicData>
            </a:graphic>
          </wp:inline>
        </w:drawing>
      </w:r>
    </w:p>
    <w:p w:rsidR="0061686A" w:rsidRPr="0026393B" w:rsidRDefault="0061686A" w:rsidP="003E3E5D">
      <w:pPr>
        <w:jc w:val="center"/>
      </w:pPr>
      <w:bookmarkStart w:id="253" w:name="_Toc429059355"/>
      <w:bookmarkStart w:id="254" w:name="_Toc429076591"/>
      <w:r w:rsidRPr="0026393B">
        <w:t xml:space="preserve">Figure </w:t>
      </w:r>
      <w:r w:rsidR="00F249A1">
        <w:fldChar w:fldCharType="begin"/>
      </w:r>
      <w:r w:rsidR="005B0F1B">
        <w:instrText xml:space="preserve"> SEQ Figure \* ARABIC </w:instrText>
      </w:r>
      <w:r w:rsidR="00F249A1">
        <w:fldChar w:fldCharType="separate"/>
      </w:r>
      <w:r w:rsidR="00361236">
        <w:rPr>
          <w:noProof/>
        </w:rPr>
        <w:t>10</w:t>
      </w:r>
      <w:r w:rsidR="00F249A1">
        <w:rPr>
          <w:noProof/>
        </w:rPr>
        <w:fldChar w:fldCharType="end"/>
      </w:r>
      <w:r w:rsidRPr="0026393B">
        <w:t>: Concepts Quartz</w:t>
      </w:r>
      <w:bookmarkEnd w:id="253"/>
      <w:bookmarkEnd w:id="254"/>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r w:rsidRPr="003E3E5D">
        <w:rPr>
          <w:i/>
          <w:iCs/>
          <w:shd w:val="clear" w:color="auto" w:fill="FFFFFF"/>
        </w:rPr>
        <w:t>quand exécuter</w:t>
      </w:r>
      <w:r w:rsidRPr="003E3E5D">
        <w:rPr>
          <w:shd w:val="clear" w:color="auto" w:fill="FFFFFF"/>
        </w:rPr>
        <w:t xml:space="preserve">, </w:t>
      </w:r>
      <w:r w:rsidR="00A24FC1">
        <w:rPr>
          <w:shd w:val="clear" w:color="auto" w:fill="FFFFFF"/>
        </w:rPr>
        <w:t>il</w:t>
      </w:r>
      <w:r w:rsidR="00A24FC1" w:rsidRPr="003E3E5D">
        <w:rPr>
          <w:shd w:val="clear" w:color="auto" w:fill="FFFFFF"/>
        </w:rPr>
        <w:t xml:space="preserve"> </w:t>
      </w:r>
      <w:r w:rsidRPr="003E3E5D">
        <w:rPr>
          <w:shd w:val="clear" w:color="auto" w:fill="FFFFFF"/>
        </w:rPr>
        <w:t xml:space="preserve">décrit une ou </w:t>
      </w:r>
      <w:r w:rsidR="004202FF" w:rsidRPr="003E3E5D">
        <w:rPr>
          <w:shd w:val="clear" w:color="auto" w:fill="FFFFFF"/>
        </w:rPr>
        <w:t xml:space="preserve">une </w:t>
      </w:r>
      <w:r w:rsidRPr="003E3E5D">
        <w:rPr>
          <w:shd w:val="clear" w:color="auto" w:fill="FFFFFF"/>
        </w:rPr>
        <w:t>série de moments, il y a plusieurs variantes: Cron, périodique, one shot...</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Detail:</w:t>
      </w:r>
      <w:r w:rsidRPr="003E3E5D">
        <w:rPr>
          <w:shd w:val="clear" w:color="auto" w:fill="FFFFFF"/>
        </w:rPr>
        <w:t xml:space="preserve"> l'instance de Job, elle a un ou plusieurs triggers et éventuellement des paramètres</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Details ou de Triggers que l'on manipule ensemble: arrêt, démarrage, annulation...</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Scheduler:</w:t>
      </w:r>
      <w:r w:rsidRPr="003E3E5D">
        <w:rPr>
          <w:shd w:val="clear" w:color="auto" w:fill="FFFFFF"/>
        </w:rPr>
        <w:t xml:space="preserve"> le moteur chargé de la planification et de l'exécution des tâches planifiées.</w:t>
      </w:r>
    </w:p>
    <w:p w:rsidR="001828E8" w:rsidRPr="00512558" w:rsidRDefault="009773AF" w:rsidP="003E3E5D">
      <w:r>
        <w:lastRenderedPageBreak/>
        <w:t xml:space="preserve">      </w:t>
      </w:r>
      <w:bookmarkStart w:id="255"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Paragraphedeliste"/>
        <w:numPr>
          <w:ilvl w:val="0"/>
          <w:numId w:val="15"/>
        </w:numPr>
        <w:rPr>
          <w:lang w:eastAsia="fr-FR"/>
        </w:rPr>
      </w:pPr>
      <w:r>
        <w:t>P</w:t>
      </w:r>
      <w:r w:rsidRPr="00512558">
        <w:t xml:space="preserve">lanifier des </w:t>
      </w:r>
      <w:r w:rsidR="00A24FC1" w:rsidRPr="00512558">
        <w:t>t</w:t>
      </w:r>
      <w:r w:rsidR="00A24FC1">
        <w:t>â</w:t>
      </w:r>
      <w:r w:rsidR="00A24FC1" w:rsidRPr="00512558">
        <w:t>ches </w:t>
      </w:r>
      <w:r w:rsidRPr="00512558">
        <w:t xml:space="preserve">: quotidienne, hebdomadaire, mensuelle et annuelle. </w:t>
      </w:r>
    </w:p>
    <w:p w:rsidR="001828E8" w:rsidRPr="00512558" w:rsidRDefault="001828E8" w:rsidP="001828E8">
      <w:pPr>
        <w:pStyle w:val="Paragraphedeliste"/>
        <w:numPr>
          <w:ilvl w:val="0"/>
          <w:numId w:val="15"/>
        </w:numPr>
        <w:rPr>
          <w:lang w:eastAsia="fr-FR"/>
        </w:rPr>
      </w:pPr>
      <w:r>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Paragraphedeliste"/>
        <w:numPr>
          <w:ilvl w:val="0"/>
          <w:numId w:val="15"/>
        </w:numPr>
        <w:rPr>
          <w:lang w:eastAsia="fr-FR"/>
        </w:rPr>
      </w:pPr>
      <w:r>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 xml:space="preserve">Cela ramène à définir 5 </w:t>
      </w:r>
      <w:r w:rsidR="00EB2CD5">
        <w:t>d</w:t>
      </w:r>
      <w:r w:rsidR="00EB2CD5" w:rsidRPr="00512558">
        <w:t>omain</w:t>
      </w:r>
      <w:r w:rsidR="00EB2CD5">
        <w:t>es</w:t>
      </w:r>
      <w:r w:rsidR="00EB2CD5" w:rsidRPr="00512558">
        <w:t xml:space="preserve"> </w:t>
      </w:r>
      <w:r w:rsidR="001828E8" w:rsidRPr="00512558">
        <w:t>de fonctionnalités dans le module</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JobInfo :</w:t>
      </w:r>
      <w:r w:rsidRPr="001828E8">
        <w:rPr>
          <w:szCs w:val="24"/>
        </w:rPr>
        <w:t xml:space="preserve"> l'entité qui contient les informations nécessaire pour créer un job</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TriggerInfo :</w:t>
      </w:r>
      <w:r w:rsidRPr="001828E8">
        <w:rPr>
          <w:szCs w:val="24"/>
        </w:rPr>
        <w:t xml:space="preserve"> l'entité qui collecte les informations nécessaire</w:t>
      </w:r>
      <w:r w:rsidR="00EB2CD5">
        <w:rPr>
          <w:szCs w:val="24"/>
        </w:rPr>
        <w:t>s</w:t>
      </w:r>
      <w:r w:rsidRPr="001828E8">
        <w:rPr>
          <w:szCs w:val="24"/>
        </w:rPr>
        <w:t xml:space="preserve"> pour créer un Trigger  quartz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SchedulerManager:</w:t>
      </w:r>
      <w:r w:rsidR="003E3E5D">
        <w:rPr>
          <w:szCs w:val="24"/>
        </w:rPr>
        <w:t xml:space="preserve"> l'en</w:t>
      </w:r>
      <w:r w:rsidRPr="001828E8">
        <w:rPr>
          <w:szCs w:val="24"/>
        </w:rPr>
        <w:t xml:space="preserve">tité qui représente l'entité scheduler </w:t>
      </w:r>
      <w:r w:rsidR="00EB2CD5" w:rsidRPr="001828E8">
        <w:rPr>
          <w:szCs w:val="24"/>
        </w:rPr>
        <w:t>d</w:t>
      </w:r>
      <w:r w:rsidR="00EB2CD5">
        <w:rPr>
          <w:szCs w:val="24"/>
        </w:rPr>
        <w:t>e</w:t>
      </w:r>
      <w:r w:rsidR="00EB2CD5" w:rsidRPr="001828E8">
        <w:rPr>
          <w:szCs w:val="24"/>
        </w:rPr>
        <w:t xml:space="preserve"> </w:t>
      </w:r>
      <w:r w:rsidR="00EB2CD5">
        <w:rPr>
          <w:szCs w:val="24"/>
        </w:rPr>
        <w:t>Q</w:t>
      </w:r>
      <w:r w:rsidR="00EB2CD5" w:rsidRPr="001828E8">
        <w:rPr>
          <w:szCs w:val="24"/>
        </w:rPr>
        <w:t>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ExecHistory :</w:t>
      </w:r>
      <w:r w:rsidRPr="001828E8">
        <w:rPr>
          <w:szCs w:val="24"/>
        </w:rPr>
        <w:t xml:space="preserve"> l'entité qui contien</w:t>
      </w:r>
      <w:r w:rsidR="00EB2CD5">
        <w:rPr>
          <w:szCs w:val="24"/>
        </w:rPr>
        <w:t>t</w:t>
      </w:r>
      <w:r w:rsidRPr="001828E8">
        <w:rPr>
          <w:szCs w:val="24"/>
        </w:rPr>
        <w:t xml:space="preserve"> les informations catchées du listener </w:t>
      </w:r>
      <w:r w:rsidR="00EB2CD5" w:rsidRPr="001828E8">
        <w:rPr>
          <w:szCs w:val="24"/>
        </w:rPr>
        <w:t>d</w:t>
      </w:r>
      <w:r w:rsidR="00EB2CD5">
        <w:rPr>
          <w:szCs w:val="24"/>
        </w:rPr>
        <w:t>e</w:t>
      </w:r>
      <w:r w:rsidR="00EB2CD5" w:rsidRPr="001828E8">
        <w:rPr>
          <w:szCs w:val="24"/>
        </w:rPr>
        <w:t xml:space="preserve"> </w:t>
      </w:r>
      <w:r w:rsidR="00EB2CD5">
        <w:rPr>
          <w:szCs w:val="24"/>
        </w:rPr>
        <w:t>Q</w:t>
      </w:r>
      <w:r w:rsidR="00EB2CD5" w:rsidRPr="001828E8">
        <w:rPr>
          <w:szCs w:val="24"/>
        </w:rPr>
        <w:t xml:space="preserve">uartz </w:t>
      </w:r>
      <w:r w:rsidRPr="001828E8">
        <w:rPr>
          <w:szCs w:val="24"/>
        </w:rPr>
        <w:t>sur les exécutions</w:t>
      </w:r>
    </w:p>
    <w:p w:rsidR="00BE7070" w:rsidRPr="00AA07B4" w:rsidRDefault="001828E8" w:rsidP="00BE7070">
      <w:pPr>
        <w:pStyle w:val="Paragraphedeliste"/>
        <w:numPr>
          <w:ilvl w:val="0"/>
          <w:numId w:val="17"/>
        </w:numPr>
        <w:rPr>
          <w:szCs w:val="24"/>
        </w:rPr>
      </w:pPr>
      <w:r w:rsidRPr="001828E8">
        <w:rPr>
          <w:rStyle w:val="lev"/>
          <w:rFonts w:eastAsia="Times New Roman" w:cs="Arial"/>
          <w:color w:val="000000"/>
          <w:szCs w:val="24"/>
        </w:rPr>
        <w:t>Process :</w:t>
      </w:r>
      <w:r w:rsidRPr="001828E8">
        <w:rPr>
          <w:szCs w:val="24"/>
        </w:rPr>
        <w:t xml:space="preserve"> l'entité qui représente les infos nécessaire</w:t>
      </w:r>
      <w:r w:rsidR="00EB2CD5">
        <w:rPr>
          <w:szCs w:val="24"/>
        </w:rPr>
        <w:t>s</w:t>
      </w:r>
      <w:r w:rsidRPr="001828E8">
        <w:rPr>
          <w:szCs w:val="24"/>
        </w:rPr>
        <w:t xml:space="preserve"> pour le traitement à exécuter</w:t>
      </w:r>
      <w:bookmarkEnd w:id="255"/>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w:t>
      </w:r>
      <w:r w:rsidR="005328E2">
        <w:rPr>
          <w:lang w:eastAsia="fr-FR"/>
        </w:rPr>
        <w:t xml:space="preserve">pplication et api), son propre </w:t>
      </w:r>
      <w:r w:rsidRPr="00AA07B4">
        <w:rPr>
          <w:lang w:eastAsia="fr-FR"/>
        </w:rPr>
        <w:t>repository</w:t>
      </w:r>
      <w:r w:rsidR="0026393B">
        <w:rPr>
          <w:lang w:eastAsia="fr-FR"/>
        </w:rPr>
        <w:t xml:space="preserve"> </w:t>
      </w:r>
      <w:r w:rsidRPr="00AA07B4">
        <w:rPr>
          <w:lang w:eastAsia="fr-FR"/>
        </w:rPr>
        <w:t>(couche Infrastructure), ses propres commandes</w:t>
      </w:r>
      <w:r w:rsidR="003E3E5D">
        <w:rPr>
          <w:lang w:eastAsia="fr-FR"/>
        </w:rPr>
        <w:t xml:space="preserve">, ses </w:t>
      </w:r>
      <w:r w:rsidRPr="00AA07B4">
        <w:rPr>
          <w:lang w:eastAsia="fr-FR"/>
        </w:rPr>
        <w:t xml:space="preserve">queries et enfin </w:t>
      </w:r>
      <w:r w:rsidR="00EB2CD5">
        <w:rPr>
          <w:lang w:eastAsia="fr-FR"/>
        </w:rPr>
        <w:t>s</w:t>
      </w:r>
      <w:r w:rsidR="00EB2CD5" w:rsidRPr="00AA07B4">
        <w:rPr>
          <w:lang w:eastAsia="fr-FR"/>
        </w:rPr>
        <w:t xml:space="preserve">es </w:t>
      </w:r>
      <w:r w:rsidRPr="00AA07B4">
        <w:rPr>
          <w:lang w:eastAsia="fr-FR"/>
        </w:rPr>
        <w:t>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r w:rsidR="00EB2CD5">
        <w:t>En c</w:t>
      </w:r>
      <w:r w:rsidRPr="00AA07B4">
        <w:rPr>
          <w:lang w:eastAsia="fr-FR"/>
        </w:rPr>
        <w:t xml:space="preserve">e qui concerne le branchement du framework </w:t>
      </w:r>
      <w:r w:rsidR="00EB2CD5">
        <w:rPr>
          <w:lang w:eastAsia="fr-FR"/>
        </w:rPr>
        <w:t xml:space="preserve">Quartz </w:t>
      </w:r>
      <w:r w:rsidRPr="00AA07B4">
        <w:rPr>
          <w:lang w:eastAsia="fr-FR"/>
        </w:rPr>
        <w:t>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 xml:space="preserve">Alors, on peut considérer </w:t>
      </w:r>
      <w:r w:rsidR="00EB2CD5">
        <w:t>Q</w:t>
      </w:r>
      <w:r w:rsidR="00EB2CD5" w:rsidRPr="003E3E5D">
        <w:t>u</w:t>
      </w:r>
      <w:r w:rsidR="00EB2CD5">
        <w:t xml:space="preserve">artz </w:t>
      </w:r>
      <w:r w:rsidR="003E3E5D">
        <w:t xml:space="preserve">comme étant une ressource externe </w:t>
      </w:r>
      <w:r w:rsidRPr="003E3E5D">
        <w:lastRenderedPageBreak/>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 xml:space="preserve">programmatique à partir des paramètres </w:t>
      </w:r>
      <w:r w:rsidR="00EB2CD5" w:rsidRPr="00AA07B4">
        <w:rPr>
          <w:lang w:eastAsia="fr-FR"/>
        </w:rPr>
        <w:t>défini</w:t>
      </w:r>
      <w:r w:rsidR="00EB2CD5">
        <w:rPr>
          <w:lang w:eastAsia="fr-FR"/>
        </w:rPr>
        <w:t>s</w:t>
      </w:r>
      <w:r w:rsidR="00EB2CD5" w:rsidRPr="00AA07B4">
        <w:rPr>
          <w:lang w:eastAsia="fr-FR"/>
        </w:rPr>
        <w:t xml:space="preserve"> </w:t>
      </w:r>
      <w:r w:rsidRPr="00AA07B4">
        <w:rPr>
          <w:lang w:eastAsia="fr-FR"/>
        </w:rPr>
        <w:t>dans le fichier standalone.xml du serveur.</w:t>
      </w:r>
    </w:p>
    <w:p w:rsidR="004D38D0" w:rsidRDefault="004D38D0" w:rsidP="00603BFB">
      <w:pPr>
        <w:pStyle w:val="Titre3"/>
      </w:pPr>
      <w:bookmarkStart w:id="256" w:name="_Toc428305893"/>
      <w:bookmarkStart w:id="257" w:name="_Toc428306431"/>
      <w:bookmarkStart w:id="258" w:name="_Toc428613338"/>
      <w:bookmarkStart w:id="259" w:name="_Toc428908812"/>
      <w:bookmarkStart w:id="260" w:name="_Toc428916993"/>
      <w:bookmarkStart w:id="261" w:name="_Toc428984326"/>
      <w:bookmarkStart w:id="262" w:name="_Toc429002637"/>
      <w:bookmarkStart w:id="263" w:name="_Toc429003372"/>
      <w:bookmarkStart w:id="264" w:name="_Toc429076718"/>
      <w:bookmarkStart w:id="265" w:name="_Toc429077234"/>
      <w:bookmarkStart w:id="266" w:name="_Toc429077892"/>
      <w:r w:rsidRPr="00593369">
        <w:t>Réalisation</w:t>
      </w:r>
      <w:bookmarkEnd w:id="256"/>
      <w:bookmarkEnd w:id="257"/>
      <w:bookmarkEnd w:id="258"/>
      <w:bookmarkEnd w:id="259"/>
      <w:bookmarkEnd w:id="260"/>
      <w:bookmarkEnd w:id="261"/>
      <w:bookmarkEnd w:id="262"/>
      <w:bookmarkEnd w:id="263"/>
      <w:bookmarkEnd w:id="264"/>
      <w:bookmarkEnd w:id="265"/>
      <w:bookmarkEnd w:id="266"/>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scheduler et </w:t>
      </w:r>
      <w:r w:rsidR="003E3E5D">
        <w:t xml:space="preserve">à </w:t>
      </w:r>
      <w:r w:rsidR="00BD28C8">
        <w:t>développer les classes java nécessaires</w:t>
      </w:r>
      <w:r w:rsidR="003E3E5D">
        <w:t>,</w:t>
      </w:r>
      <w:r w:rsidR="00BD28C8">
        <w:t xml:space="preserve"> en se basant sur un module exemple [voir lien] qui applique l’approche DDD avec CQRS event sourcing. Dans une autre partie des travaux, j’ai été mené à réaliser un prototype IHM qui expose les fonctionnalités nécessaire du module.</w:t>
      </w:r>
    </w:p>
    <w:p w:rsidR="001828E8" w:rsidRDefault="001828E8" w:rsidP="001828E8">
      <w:pPr>
        <w:pStyle w:val="Titre4"/>
      </w:pPr>
      <w:r>
        <w:t>Backend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shared-kernel,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D9415A" w:rsidP="003356BA">
      <w:pPr>
        <w:keepNext/>
        <w:jc w:val="center"/>
        <w:rPr>
          <w:sz w:val="32"/>
        </w:rPr>
      </w:pPr>
      <w:r>
        <w:rPr>
          <w:noProof/>
          <w:sz w:val="32"/>
          <w:lang w:eastAsia="fr-FR"/>
        </w:rPr>
        <w:pict>
          <v:shape id="_x0000_i1031" type="#_x0000_t75" style="width:337.6pt;height:240.8pt">
            <v:imagedata r:id="rId35" o:title="scheduler"/>
          </v:shape>
        </w:pict>
      </w:r>
    </w:p>
    <w:p w:rsidR="001828E8" w:rsidRPr="003356BA" w:rsidRDefault="003356BA" w:rsidP="0007678E">
      <w:pPr>
        <w:jc w:val="center"/>
        <w:rPr>
          <w:rFonts w:eastAsia="Times New Roman" w:cs="Times New Roman"/>
          <w:lang w:eastAsia="fr-FR"/>
        </w:rPr>
      </w:pPr>
      <w:bookmarkStart w:id="267" w:name="_Toc429059356"/>
      <w:bookmarkStart w:id="268" w:name="_Toc429076592"/>
      <w:r w:rsidRPr="003356BA">
        <w:t xml:space="preserve">Figure </w:t>
      </w:r>
      <w:r w:rsidR="00F249A1">
        <w:fldChar w:fldCharType="begin"/>
      </w:r>
      <w:r w:rsidR="005B0F1B">
        <w:instrText xml:space="preserve"> SEQ Figure \* ARABIC </w:instrText>
      </w:r>
      <w:r w:rsidR="00F249A1">
        <w:fldChar w:fldCharType="separate"/>
      </w:r>
      <w:r w:rsidR="00361236">
        <w:rPr>
          <w:noProof/>
        </w:rPr>
        <w:t>11</w:t>
      </w:r>
      <w:r w:rsidR="00F249A1">
        <w:rPr>
          <w:noProof/>
        </w:rPr>
        <w:fldChar w:fldCharType="end"/>
      </w:r>
      <w:r w:rsidRPr="003356BA">
        <w:t xml:space="preserve">: </w:t>
      </w:r>
      <w:r w:rsidR="00361236">
        <w:t xml:space="preserve">Architecture du module </w:t>
      </w:r>
      <w:r w:rsidRPr="003356BA">
        <w:t>Scheduler</w:t>
      </w:r>
      <w:bookmarkEnd w:id="267"/>
      <w:bookmarkEnd w:id="268"/>
    </w:p>
    <w:p w:rsidR="00AB4BD1" w:rsidRDefault="00AB4BD1" w:rsidP="00AB4BD1">
      <w:r>
        <w:lastRenderedPageBreak/>
        <w:t xml:space="preserve">      </w:t>
      </w:r>
      <w:r w:rsidRPr="004F179C">
        <w:t xml:space="preserve">La configuration de quartz, </w:t>
      </w:r>
      <w:r w:rsidR="0007678E">
        <w:t>mentionnée précédemment</w:t>
      </w:r>
      <w:r w:rsidRPr="004F179C">
        <w:t xml:space="preserve"> dans la partie étude, doit prendre ces paramètres de démarrage à partir </w:t>
      </w:r>
      <w:r w:rsidR="00EB2CD5">
        <w:t>d</w:t>
      </w:r>
      <w:r w:rsidR="00EB2CD5" w:rsidRPr="004F179C">
        <w:t xml:space="preserve">es </w:t>
      </w:r>
      <w:r w:rsidRPr="004F179C">
        <w:t>configurations standard du serveur d’application. Mais</w:t>
      </w:r>
      <w:r w:rsidR="0007678E">
        <w:t>,</w:t>
      </w:r>
      <w:r w:rsidRPr="004F179C">
        <w:t xml:space="preserve"> il était impérativement nécessaire de créer un fichier .xml associé à la ressource de la couche infrastructure pour mettre en place les scripts de création de schéma de données </w:t>
      </w:r>
      <w:r w:rsidR="00EB2CD5">
        <w:t>Q</w:t>
      </w:r>
      <w:r w:rsidR="00EB2CD5" w:rsidRPr="004F179C">
        <w:t>uartz</w:t>
      </w:r>
      <w:r w:rsidRPr="004F179C">
        <w:t>. On trouve aussi dans ce fichier</w:t>
      </w:r>
      <w:r w:rsidR="0007678E">
        <w:t xml:space="preserve">, par exemple, </w:t>
      </w:r>
      <w:r w:rsidRPr="004F179C">
        <w:t>l’activation du scheduler en mode cluster ou non, le nombre de thread</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xml</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version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"1.0"</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encoding</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"UTF-8"</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schedulerQuartzConfiguration</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xmlns:xsi</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"http://www.w3.org/2001/XMLSchema-instance"</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xsi:noNamespaceSchemaLocation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"SchedulerQuartzConfiguration.xsd"</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r w:rsidRPr="00C33E63">
        <w:rPr>
          <w:rFonts w:ascii="Consolas" w:hAnsi="Consolas" w:cs="Consolas"/>
          <w:color w:val="000000"/>
          <w:sz w:val="22"/>
          <w:szCs w:val="24"/>
        </w:rPr>
        <w:t>java:/</w:t>
      </w:r>
      <w:r w:rsidRPr="00C33E63">
        <w:rPr>
          <w:rFonts w:ascii="Consolas" w:hAnsi="Consolas" w:cs="Consolas"/>
          <w:color w:val="000000"/>
          <w:sz w:val="22"/>
          <w:szCs w:val="24"/>
          <w:u w:val="single"/>
        </w:rPr>
        <w:t>jboss</w:t>
      </w:r>
      <w:r w:rsidRPr="00C33E63">
        <w:rPr>
          <w:rFonts w:ascii="Consolas" w:hAnsi="Consolas" w:cs="Consolas"/>
          <w:color w:val="000000"/>
          <w:sz w:val="22"/>
          <w:szCs w:val="24"/>
        </w:rPr>
        <w:t>/UserTransaction</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threadCount</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25</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threadCount</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threadPriority</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5</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threadPriority</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clusterCheckinInterval</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20000</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clusterCheckinInterval</w:t>
      </w:r>
      <w:r w:rsidRPr="00C33E63">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r w:rsidRPr="008B3F31">
        <w:rPr>
          <w:rFonts w:ascii="Consolas" w:hAnsi="Consolas" w:cs="Consolas"/>
          <w:color w:val="000000"/>
          <w:sz w:val="22"/>
          <w:szCs w:val="24"/>
          <w:lang w:val="en-US"/>
        </w:rPr>
        <w:t>false</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spacing w:line="240" w:lineRule="auto"/>
        <w:rPr>
          <w:sz w:val="22"/>
          <w:szCs w:val="24"/>
          <w:lang w:val="en-US"/>
        </w:rPr>
      </w:pP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schedulerQuartzConfiguration</w:t>
      </w:r>
      <w:r w:rsidRPr="008B3F31">
        <w:rPr>
          <w:rFonts w:ascii="Consolas" w:hAnsi="Consolas" w:cs="Consolas"/>
          <w:color w:val="008080"/>
          <w:sz w:val="22"/>
          <w:szCs w:val="24"/>
          <w:lang w:val="en-US"/>
        </w:rPr>
        <w:t>&gt;</w:t>
      </w:r>
      <w:r w:rsidRPr="008B3F31">
        <w:rPr>
          <w:sz w:val="22"/>
          <w:szCs w:val="24"/>
          <w:lang w:val="en-US"/>
        </w:rPr>
        <w:t xml:space="preserve"> </w:t>
      </w:r>
    </w:p>
    <w:p w:rsidR="00AB4BD1" w:rsidRPr="008B3F31" w:rsidRDefault="0007678E" w:rsidP="00AB4BD1">
      <w:pPr>
        <w:pStyle w:val="Titre4"/>
        <w:rPr>
          <w:lang w:val="en-US"/>
        </w:rPr>
      </w:pPr>
      <w:r>
        <w:rPr>
          <w:lang w:val="en-US"/>
        </w:rPr>
        <w:t>Prototype IHM</w:t>
      </w:r>
      <w:r w:rsidR="00AB4BD1" w:rsidRPr="008B3F31">
        <w:rPr>
          <w:lang w:val="en-US"/>
        </w:rPr>
        <w:t xml:space="preserve">: </w:t>
      </w:r>
    </w:p>
    <w:p w:rsidR="00AB4BD1" w:rsidRPr="00AB4BD1" w:rsidRDefault="00AB4BD1" w:rsidP="00AB4BD1">
      <w:r w:rsidRPr="00617809">
        <w:t xml:space="preserve">      </w:t>
      </w:r>
      <w:r w:rsidRPr="00AB4BD1">
        <w:t xml:space="preserve">Dans une première partie de ces travaux, j’ai été mené à </w:t>
      </w:r>
      <w:r w:rsidR="00EB2CD5">
        <w:t>« de</w:t>
      </w:r>
      <w:r w:rsidR="00EB2CD5" w:rsidRPr="00AB4BD1">
        <w:t>signer</w:t>
      </w:r>
      <w:r w:rsidR="00EB2CD5">
        <w:t> »</w:t>
      </w:r>
      <w:r w:rsidR="00EB2CD5" w:rsidRPr="00AB4BD1">
        <w:t xml:space="preserve"> </w:t>
      </w:r>
      <w:r w:rsidRPr="00AB4BD1">
        <w:t xml:space="preserve">des maquettes simple et basique pour visualiser et tester tous les fonctionnalités </w:t>
      </w:r>
      <w:r w:rsidR="00EB2CD5" w:rsidRPr="00AB4BD1">
        <w:t>dév</w:t>
      </w:r>
      <w:r w:rsidR="00EB2CD5">
        <w:t>e</w:t>
      </w:r>
      <w:r w:rsidR="00EB2CD5" w:rsidRPr="00AB4BD1">
        <w:t>lopp</w:t>
      </w:r>
      <w:r w:rsidR="00EB2CD5">
        <w:t>ées</w:t>
      </w:r>
      <w:r w:rsidR="00EB2CD5" w:rsidRPr="00AB4BD1">
        <w:t xml:space="preserve"> </w:t>
      </w:r>
      <w:r w:rsidRPr="00AB4BD1">
        <w:t>dans le module. Avant de commencer les travaux IHM, les maquettes ont été validées par le Product Manager</w:t>
      </w:r>
      <w:r w:rsidR="00EB2CD5">
        <w:t>. Ces maquettes respectent les choix des briques techniques GUI pour le socle :</w:t>
      </w:r>
      <w:r w:rsidRPr="00AB4BD1">
        <w:t xml:space="preserve"> : </w:t>
      </w:r>
    </w:p>
    <w:p w:rsidR="00AB4BD1" w:rsidRPr="00AB4BD1" w:rsidRDefault="00AB4BD1" w:rsidP="00AB4BD1">
      <w:pPr>
        <w:pStyle w:val="Paragraphedeliste"/>
        <w:numPr>
          <w:ilvl w:val="0"/>
          <w:numId w:val="19"/>
        </w:numPr>
      </w:pPr>
      <w:r w:rsidRPr="00AB4BD1">
        <w:t>Bootstrap</w:t>
      </w:r>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Paragraphedeliste"/>
        <w:numPr>
          <w:ilvl w:val="0"/>
          <w:numId w:val="19"/>
        </w:numPr>
      </w:pPr>
      <w:r w:rsidRPr="00AB4BD1">
        <w:t>Primefaces</w:t>
      </w:r>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Titre4Car"/>
          <w:u w:val="single"/>
        </w:rPr>
        <w:t>Tableau de bord</w:t>
      </w:r>
      <w:r w:rsidR="00AB4BD1" w:rsidRPr="00AB4BD1">
        <w:rPr>
          <w:rStyle w:val="Titre4Car"/>
          <w:u w:val="single"/>
        </w:rPr>
        <w:t>:</w:t>
      </w:r>
      <w:r w:rsidR="00AB4BD1">
        <w:t xml:space="preserve"> </w:t>
      </w:r>
      <w:r w:rsidR="00AB4BD1" w:rsidRPr="00AB4BD1">
        <w:t>où on peut trouver d’une part, le</w:t>
      </w:r>
      <w:r>
        <w:t xml:space="preserve">s </w:t>
      </w:r>
      <w:r w:rsidR="00EB2CD5">
        <w:t xml:space="preserve">tâches </w:t>
      </w:r>
      <w:r>
        <w:t xml:space="preserve">en cours d’exécution, et </w:t>
      </w:r>
      <w:r w:rsidR="00AB4BD1" w:rsidRPr="00AB4BD1">
        <w:t>d’autre</w:t>
      </w:r>
      <w:r>
        <w:t xml:space="preserve"> part une vue global</w:t>
      </w:r>
      <w:r w:rsidR="00EB2CD5">
        <w:t>e</w:t>
      </w:r>
      <w:r>
        <w:t xml:space="preserve"> sur l’état</w:t>
      </w:r>
      <w:r w:rsidR="00AB4BD1" w:rsidRPr="00AB4BD1">
        <w:t xml:space="preserve"> du scheduler par des statistiques </w:t>
      </w:r>
      <w:r>
        <w:t xml:space="preserve">représentés dans </w:t>
      </w:r>
      <w:r w:rsidR="00AB4BD1" w:rsidRPr="00AB4BD1">
        <w:t>un diagramme.</w:t>
      </w:r>
    </w:p>
    <w:p w:rsidR="00361236" w:rsidRDefault="00361236" w:rsidP="00361236">
      <w:pPr>
        <w:jc w:val="center"/>
      </w:pPr>
      <w:r>
        <w:rPr>
          <w:noProof/>
          <w:lang w:eastAsia="fr-FR"/>
        </w:rPr>
        <w:lastRenderedPageBreak/>
        <w:drawing>
          <wp:inline distT="0" distB="0" distL="0" distR="0" wp14:anchorId="34717789" wp14:editId="0003872F">
            <wp:extent cx="5039810" cy="2159876"/>
            <wp:effectExtent l="0" t="0" r="889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4526" cy="2161897"/>
                    </a:xfrm>
                    <a:prstGeom prst="rect">
                      <a:avLst/>
                    </a:prstGeom>
                  </pic:spPr>
                </pic:pic>
              </a:graphicData>
            </a:graphic>
          </wp:inline>
        </w:drawing>
      </w:r>
    </w:p>
    <w:p w:rsidR="00361236" w:rsidRDefault="00361236" w:rsidP="00361236">
      <w:pPr>
        <w:jc w:val="center"/>
      </w:pPr>
      <w:bookmarkStart w:id="269" w:name="_Toc429059357"/>
      <w:bookmarkStart w:id="270" w:name="_Toc429076593"/>
      <w:r>
        <w:t xml:space="preserve">Figure </w:t>
      </w:r>
      <w:r w:rsidR="00F249A1">
        <w:fldChar w:fldCharType="begin"/>
      </w:r>
      <w:r w:rsidR="005B0F1B">
        <w:instrText xml:space="preserve"> SEQ Figure \* ARABIC </w:instrText>
      </w:r>
      <w:r w:rsidR="00F249A1">
        <w:fldChar w:fldCharType="separate"/>
      </w:r>
      <w:r>
        <w:rPr>
          <w:noProof/>
        </w:rPr>
        <w:t>12</w:t>
      </w:r>
      <w:r w:rsidR="00F249A1">
        <w:rPr>
          <w:noProof/>
        </w:rPr>
        <w:fldChar w:fldCharType="end"/>
      </w:r>
      <w:r>
        <w:t xml:space="preserve">:capture </w:t>
      </w:r>
      <w:r w:rsidR="00EB2CD5">
        <w:t xml:space="preserve">d'ecran </w:t>
      </w:r>
      <w:r>
        <w:t xml:space="preserve">du dashbord </w:t>
      </w:r>
      <w:bookmarkEnd w:id="269"/>
      <w:r w:rsidR="00EB2CD5">
        <w:t>Coheris</w:t>
      </w:r>
      <w:bookmarkEnd w:id="270"/>
    </w:p>
    <w:p w:rsidR="00AB4BD1" w:rsidRPr="004F179C" w:rsidRDefault="00AB4BD1" w:rsidP="00AB4BD1">
      <w:r w:rsidRPr="00AB4BD1">
        <w:rPr>
          <w:rStyle w:val="Titre4Car"/>
          <w:u w:val="single"/>
        </w:rPr>
        <w:t xml:space="preserve">Gestionnaire de </w:t>
      </w:r>
      <w:r w:rsidR="00EB2CD5" w:rsidRPr="00AB4BD1">
        <w:rPr>
          <w:rStyle w:val="Titre4Car"/>
          <w:u w:val="single"/>
        </w:rPr>
        <w:t>t</w:t>
      </w:r>
      <w:r w:rsidR="00EB2CD5">
        <w:rPr>
          <w:rStyle w:val="Titre4Car"/>
          <w:u w:val="single"/>
        </w:rPr>
        <w:t>â</w:t>
      </w:r>
      <w:r w:rsidR="00EB2CD5" w:rsidRPr="00AB4BD1">
        <w:rPr>
          <w:rStyle w:val="Titre4Car"/>
          <w:u w:val="single"/>
        </w:rPr>
        <w:t>ches </w:t>
      </w:r>
      <w:r w:rsidRPr="00AB4BD1">
        <w:rPr>
          <w:rStyle w:val="Titre4Car"/>
          <w:u w:val="single"/>
        </w:rPr>
        <w:t>:</w:t>
      </w:r>
      <w:r>
        <w:rPr>
          <w:rStyle w:val="Titre4Car"/>
        </w:rPr>
        <w:t xml:space="preserve"> </w:t>
      </w:r>
      <w:r w:rsidR="0007678E">
        <w:t>D</w:t>
      </w:r>
      <w:r w:rsidRPr="004F179C">
        <w:t>ans cet</w:t>
      </w:r>
      <w:r w:rsidR="0007678E">
        <w:t>te</w:t>
      </w:r>
      <w:r w:rsidRPr="004F179C">
        <w:t xml:space="preserve"> vue</w:t>
      </w:r>
      <w:r w:rsidR="0007678E">
        <w:t>,</w:t>
      </w:r>
      <w:r w:rsidRPr="004F179C">
        <w:t xml:space="preserve"> on peut ajouter des </w:t>
      </w:r>
      <w:r w:rsidR="00EB2CD5" w:rsidRPr="004F179C">
        <w:t>t</w:t>
      </w:r>
      <w:r w:rsidR="00EB2CD5">
        <w:t>â</w:t>
      </w:r>
      <w:r w:rsidR="00EB2CD5" w:rsidRPr="004F179C">
        <w:t xml:space="preserve">ches </w:t>
      </w:r>
      <w:r w:rsidRPr="004F179C">
        <w:t xml:space="preserve">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361236" w:rsidRDefault="00361236" w:rsidP="00361236">
      <w:pPr>
        <w:jc w:val="center"/>
      </w:pPr>
      <w:r>
        <w:rPr>
          <w:noProof/>
          <w:lang w:eastAsia="fr-FR"/>
        </w:rPr>
        <w:drawing>
          <wp:inline distT="0" distB="0" distL="0" distR="0" wp14:anchorId="2265C355" wp14:editId="350362A2">
            <wp:extent cx="5039753" cy="2522482"/>
            <wp:effectExtent l="0" t="0" r="8890" b="0"/>
            <wp:docPr id="21"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753" cy="2522482"/>
                    </a:xfrm>
                    <a:prstGeom prst="rect">
                      <a:avLst/>
                    </a:prstGeom>
                    <a:noFill/>
                    <a:ln>
                      <a:noFill/>
                    </a:ln>
                  </pic:spPr>
                </pic:pic>
              </a:graphicData>
            </a:graphic>
          </wp:inline>
        </w:drawing>
      </w:r>
    </w:p>
    <w:p w:rsidR="00361236" w:rsidRDefault="00361236" w:rsidP="00361236">
      <w:pPr>
        <w:jc w:val="center"/>
      </w:pPr>
      <w:bookmarkStart w:id="271" w:name="_Toc429059358"/>
      <w:bookmarkStart w:id="272" w:name="_Toc429076594"/>
      <w:r>
        <w:t xml:space="preserve">Figure </w:t>
      </w:r>
      <w:r w:rsidR="00F249A1">
        <w:fldChar w:fldCharType="begin"/>
      </w:r>
      <w:r w:rsidR="005B0F1B">
        <w:instrText xml:space="preserve"> SEQ Figure \* ARABIC </w:instrText>
      </w:r>
      <w:r w:rsidR="00F249A1">
        <w:fldChar w:fldCharType="separate"/>
      </w:r>
      <w:r>
        <w:rPr>
          <w:noProof/>
        </w:rPr>
        <w:t>13</w:t>
      </w:r>
      <w:r w:rsidR="00F249A1">
        <w:rPr>
          <w:noProof/>
        </w:rPr>
        <w:fldChar w:fldCharType="end"/>
      </w:r>
      <w:r>
        <w:t xml:space="preserve">:capture écran du gestionnaire de </w:t>
      </w:r>
      <w:bookmarkEnd w:id="271"/>
      <w:r w:rsidR="00EB2CD5">
        <w:t>tâches</w:t>
      </w:r>
      <w:bookmarkEnd w:id="272"/>
    </w:p>
    <w:p w:rsidR="00AB4BD1" w:rsidRDefault="00AB4BD1" w:rsidP="00AB4BD1">
      <w:r w:rsidRPr="00AB4BD1">
        <w:rPr>
          <w:rStyle w:val="Titre4C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361236" w:rsidRDefault="00361236" w:rsidP="00361236">
      <w:pPr>
        <w:jc w:val="center"/>
      </w:pPr>
      <w:r>
        <w:rPr>
          <w:noProof/>
          <w:lang w:eastAsia="fr-FR"/>
        </w:rPr>
        <w:lastRenderedPageBreak/>
        <w:drawing>
          <wp:inline distT="0" distB="0" distL="0" distR="0" wp14:anchorId="5DEB9E7B" wp14:editId="332BAAAA">
            <wp:extent cx="5037663" cy="2554014"/>
            <wp:effectExtent l="0" t="0" r="0" b="0"/>
            <wp:docPr id="22"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7940" cy="2559224"/>
                    </a:xfrm>
                    <a:prstGeom prst="rect">
                      <a:avLst/>
                    </a:prstGeom>
                    <a:noFill/>
                    <a:ln>
                      <a:noFill/>
                    </a:ln>
                  </pic:spPr>
                </pic:pic>
              </a:graphicData>
            </a:graphic>
          </wp:inline>
        </w:drawing>
      </w:r>
    </w:p>
    <w:p w:rsidR="00361236" w:rsidRPr="004F179C" w:rsidRDefault="00361236" w:rsidP="00361236">
      <w:pPr>
        <w:jc w:val="center"/>
      </w:pPr>
      <w:bookmarkStart w:id="273" w:name="_Toc429059359"/>
      <w:bookmarkStart w:id="274" w:name="_Toc429076595"/>
      <w:r>
        <w:t xml:space="preserve">Figure </w:t>
      </w:r>
      <w:r w:rsidR="00F249A1">
        <w:fldChar w:fldCharType="begin"/>
      </w:r>
      <w:r w:rsidR="005B0F1B">
        <w:instrText xml:space="preserve"> SEQ Figure \* ARABIC </w:instrText>
      </w:r>
      <w:r w:rsidR="00F249A1">
        <w:fldChar w:fldCharType="separate"/>
      </w:r>
      <w:r>
        <w:rPr>
          <w:noProof/>
        </w:rPr>
        <w:t>14</w:t>
      </w:r>
      <w:r w:rsidR="00F249A1">
        <w:rPr>
          <w:noProof/>
        </w:rPr>
        <w:fldChar w:fldCharType="end"/>
      </w:r>
      <w:r>
        <w:t xml:space="preserve">:Capture </w:t>
      </w:r>
      <w:r w:rsidR="00EB2CD5">
        <w:t xml:space="preserve">d'écran </w:t>
      </w:r>
      <w:r>
        <w:t>du gestionnaire des traitements</w:t>
      </w:r>
      <w:bookmarkEnd w:id="273"/>
      <w:bookmarkEnd w:id="274"/>
    </w:p>
    <w:p w:rsidR="00AB4BD1" w:rsidRDefault="00AB4BD1" w:rsidP="00AB4BD1">
      <w:r w:rsidRPr="00AB4BD1">
        <w:rPr>
          <w:rStyle w:val="Titre4Car"/>
          <w:u w:val="single"/>
        </w:rPr>
        <w:t>Gestionnaire d’Historiques :</w:t>
      </w:r>
      <w:r>
        <w:t xml:space="preserve"> </w:t>
      </w:r>
      <w:r w:rsidRPr="00AB4BD1">
        <w:t xml:space="preserve">où se trouve l’historique de tous les </w:t>
      </w:r>
      <w:r w:rsidR="00EB2CD5" w:rsidRPr="00AB4BD1">
        <w:t>t</w:t>
      </w:r>
      <w:r w:rsidR="00EB2CD5">
        <w:t>â</w:t>
      </w:r>
      <w:r w:rsidR="00EB2CD5" w:rsidRPr="00AB4BD1">
        <w:t xml:space="preserve">ches </w:t>
      </w:r>
      <w:r w:rsidRPr="00AB4BD1">
        <w:t>exécuté</w:t>
      </w:r>
      <w:r w:rsidR="0007678E">
        <w:t>es</w:t>
      </w:r>
      <w:r>
        <w:t>.</w:t>
      </w:r>
    </w:p>
    <w:p w:rsidR="00361236" w:rsidRDefault="00361236" w:rsidP="00361236">
      <w:pPr>
        <w:jc w:val="center"/>
      </w:pPr>
      <w:r>
        <w:rPr>
          <w:noProof/>
          <w:lang w:eastAsia="fr-FR"/>
        </w:rPr>
        <w:drawing>
          <wp:inline distT="0" distB="0" distL="0" distR="0" wp14:anchorId="2D3F12FA" wp14:editId="67C7C4C7">
            <wp:extent cx="5037467" cy="2175641"/>
            <wp:effectExtent l="0" t="0" r="0" b="0"/>
            <wp:docPr id="23"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53789" cy="2182690"/>
                    </a:xfrm>
                    <a:prstGeom prst="rect">
                      <a:avLst/>
                    </a:prstGeom>
                    <a:noFill/>
                    <a:ln>
                      <a:noFill/>
                    </a:ln>
                  </pic:spPr>
                </pic:pic>
              </a:graphicData>
            </a:graphic>
          </wp:inline>
        </w:drawing>
      </w:r>
    </w:p>
    <w:p w:rsidR="00361236" w:rsidRPr="00AB4BD1" w:rsidRDefault="00361236" w:rsidP="00361236">
      <w:pPr>
        <w:jc w:val="center"/>
      </w:pPr>
      <w:bookmarkStart w:id="275" w:name="_Toc429059360"/>
      <w:bookmarkStart w:id="276" w:name="_Toc429076596"/>
      <w:r>
        <w:t xml:space="preserve">Figure </w:t>
      </w:r>
      <w:r w:rsidR="00F249A1">
        <w:fldChar w:fldCharType="begin"/>
      </w:r>
      <w:r w:rsidR="005B0F1B">
        <w:instrText xml:space="preserve"> SEQ Figure \* ARABIC </w:instrText>
      </w:r>
      <w:r w:rsidR="00F249A1">
        <w:fldChar w:fldCharType="separate"/>
      </w:r>
      <w:r>
        <w:rPr>
          <w:noProof/>
        </w:rPr>
        <w:t>15</w:t>
      </w:r>
      <w:r w:rsidR="00F249A1">
        <w:rPr>
          <w:noProof/>
        </w:rPr>
        <w:fldChar w:fldCharType="end"/>
      </w:r>
      <w:r>
        <w:t>:Capture d'écran sur le gestionnaire d'historiques</w:t>
      </w:r>
      <w:bookmarkEnd w:id="275"/>
      <w:bookmarkEnd w:id="276"/>
    </w:p>
    <w:p w:rsidR="004D38D0" w:rsidRDefault="004D38D0" w:rsidP="00603BFB">
      <w:pPr>
        <w:pStyle w:val="Titre3"/>
      </w:pPr>
      <w:bookmarkStart w:id="277" w:name="_Toc428305894"/>
      <w:bookmarkStart w:id="278" w:name="_Toc428306432"/>
      <w:bookmarkStart w:id="279" w:name="_Toc428613339"/>
      <w:bookmarkStart w:id="280" w:name="_Toc428908813"/>
      <w:bookmarkStart w:id="281" w:name="_Toc428916994"/>
      <w:bookmarkStart w:id="282" w:name="_Toc428984327"/>
      <w:bookmarkStart w:id="283" w:name="_Toc429002638"/>
      <w:bookmarkStart w:id="284" w:name="_Toc429003373"/>
      <w:bookmarkStart w:id="285" w:name="_Toc429076719"/>
      <w:bookmarkStart w:id="286" w:name="_Toc429077235"/>
      <w:bookmarkStart w:id="287" w:name="_Toc429077893"/>
      <w:r>
        <w:t>Bilan</w:t>
      </w:r>
      <w:bookmarkEnd w:id="277"/>
      <w:bookmarkEnd w:id="278"/>
      <w:bookmarkEnd w:id="279"/>
      <w:bookmarkEnd w:id="280"/>
      <w:bookmarkEnd w:id="281"/>
      <w:bookmarkEnd w:id="282"/>
      <w:bookmarkEnd w:id="283"/>
      <w:bookmarkEnd w:id="284"/>
      <w:bookmarkEnd w:id="285"/>
      <w:bookmarkEnd w:id="286"/>
      <w:bookmarkEnd w:id="287"/>
    </w:p>
    <w:p w:rsidR="00B87262" w:rsidRDefault="00AB4BD1" w:rsidP="00AB4BD1">
      <w:r>
        <w:t xml:space="preserve">      </w:t>
      </w:r>
      <w:r w:rsidRPr="004F179C">
        <w:t xml:space="preserve">Les </w:t>
      </w:r>
      <w:r w:rsidR="00EB2CD5" w:rsidRPr="004F179C">
        <w:t>principa</w:t>
      </w:r>
      <w:r w:rsidR="00EB2CD5">
        <w:t>les</w:t>
      </w:r>
      <w:r w:rsidR="00EB2CD5" w:rsidRPr="004F179C">
        <w:t xml:space="preserve"> </w:t>
      </w:r>
      <w:r w:rsidRPr="004F179C">
        <w:t xml:space="preserve">fonctionnalités, comme l’ajout d’une tâche </w:t>
      </w:r>
      <w:r w:rsidR="0007678E">
        <w:t xml:space="preserve">qui </w:t>
      </w:r>
      <w:r w:rsidRPr="004F179C">
        <w:t>se déclenche une seul</w:t>
      </w:r>
      <w:r w:rsidR="00EB2CD5">
        <w:t>e</w:t>
      </w:r>
      <w:r w:rsidRPr="004F179C">
        <w:t xml:space="preserve"> fois, quotidiennement, hebdomadaire ou mensuelle</w:t>
      </w:r>
      <w:r w:rsidR="00B87262">
        <w:t>ment, ont été testé</w:t>
      </w:r>
      <w:r w:rsidR="00EB2CD5">
        <w:t>es</w:t>
      </w:r>
      <w:r w:rsidRPr="004F179C">
        <w:t xml:space="preserve"> et répondent parfaitement aux besoins. Le même cas pour l’observation en temps réel</w:t>
      </w:r>
      <w:r w:rsidR="00B87262">
        <w:t>,</w:t>
      </w:r>
      <w:r w:rsidRPr="004F179C">
        <w:t xml:space="preserve"> </w:t>
      </w:r>
      <w:r>
        <w:t>des</w:t>
      </w:r>
      <w:r w:rsidRPr="004F179C">
        <w:t xml:space="preserve"> </w:t>
      </w:r>
      <w:r w:rsidR="00EB2CD5" w:rsidRPr="004F179C">
        <w:t>t</w:t>
      </w:r>
      <w:r w:rsidR="00EB2CD5">
        <w:t>â</w:t>
      </w:r>
      <w:r w:rsidR="00EB2CD5" w:rsidRPr="004F179C">
        <w:t xml:space="preserve">ches </w:t>
      </w:r>
      <w:r w:rsidRPr="004F179C">
        <w:t xml:space="preserve">en cours d’exécution et pour la visualisation de l’historique de l’exécution d’une </w:t>
      </w:r>
      <w:r w:rsidR="00EB2CD5" w:rsidRPr="004F179C">
        <w:t>t</w:t>
      </w:r>
      <w:r w:rsidR="00EB2CD5">
        <w:t>â</w:t>
      </w:r>
      <w:r w:rsidR="00EB2CD5" w:rsidRPr="004F179C">
        <w:t>che</w:t>
      </w:r>
      <w:r w:rsidR="00B87262">
        <w:t>,</w:t>
      </w:r>
      <w:r>
        <w:t xml:space="preserve"> ont été aussi bien testé</w:t>
      </w:r>
      <w:r w:rsidR="00EB2CD5">
        <w:t>es</w:t>
      </w:r>
      <w:r w:rsidRPr="004F179C">
        <w:t xml:space="preserve">. </w:t>
      </w:r>
      <w:r w:rsidRPr="00BE7F51">
        <w:t xml:space="preserve">Inversement, dans la vue Tableau de bord </w:t>
      </w:r>
      <w:r w:rsidR="00EB2CD5">
        <w:t>il</w:t>
      </w:r>
      <w:r w:rsidR="00EB2CD5" w:rsidRPr="00BE7F51">
        <w:t xml:space="preserve"> </w:t>
      </w:r>
      <w:r w:rsidRPr="00BE7F51">
        <w:t xml:space="preserve">manquait le composant temps réel pour visualiser la barre de progression pour chaque </w:t>
      </w:r>
      <w:r w:rsidR="00EB2CD5" w:rsidRPr="00BE7F51">
        <w:lastRenderedPageBreak/>
        <w:t>t</w:t>
      </w:r>
      <w:r w:rsidR="00EB2CD5">
        <w:t>â</w:t>
      </w:r>
      <w:r w:rsidR="00EB2CD5" w:rsidRPr="00BE7F51">
        <w:t>che</w:t>
      </w:r>
      <w:r w:rsidRPr="00BE7F51">
        <w:t>.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f</w:t>
      </w:r>
      <w:r w:rsidR="00B87262">
        <w:t xml:space="preserve">ramework bootstrap, afin de bien organiser les composants </w:t>
      </w:r>
      <w:r w:rsidRPr="00BE7F51">
        <w:t>pour qu’ils soient parfaitement</w:t>
      </w:r>
      <w:r w:rsidR="00B87262">
        <w:t xml:space="preserve"> responsive.</w:t>
      </w:r>
    </w:p>
    <w:p w:rsidR="00AB4BD1" w:rsidRPr="004F179C" w:rsidRDefault="00B87262" w:rsidP="00AB4BD1">
      <w:r>
        <w:t xml:space="preserve">      En</w:t>
      </w:r>
      <w:r w:rsidR="00AB4BD1" w:rsidRPr="00BE7F51">
        <w:t xml:space="preserve">fin, le module scheduler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Titre2"/>
      </w:pPr>
      <w:bookmarkStart w:id="288" w:name="_Toc428305896"/>
      <w:bookmarkStart w:id="289" w:name="_Toc428306434"/>
      <w:bookmarkStart w:id="290" w:name="_Toc428613341"/>
      <w:bookmarkStart w:id="291" w:name="_Toc428908814"/>
      <w:bookmarkStart w:id="292" w:name="_Toc428916995"/>
      <w:bookmarkStart w:id="293" w:name="_Toc428984328"/>
      <w:bookmarkStart w:id="294" w:name="_Toc429002639"/>
      <w:bookmarkStart w:id="295" w:name="_Toc429003374"/>
      <w:bookmarkStart w:id="296" w:name="_Toc429076720"/>
      <w:bookmarkStart w:id="297" w:name="_Toc429077236"/>
      <w:bookmarkStart w:id="298" w:name="_Toc429077894"/>
      <w:r w:rsidRPr="005116DD">
        <w:t xml:space="preserve">Module Social et </w:t>
      </w:r>
      <w:r w:rsidR="00EB2CD5">
        <w:t>i</w:t>
      </w:r>
      <w:r w:rsidR="00EB2CD5" w:rsidRPr="005116DD">
        <w:t xml:space="preserve">ntégration </w:t>
      </w:r>
      <w:r w:rsidRPr="005116DD">
        <w:t>SPAD RealTime</w:t>
      </w:r>
      <w:bookmarkEnd w:id="288"/>
      <w:bookmarkEnd w:id="289"/>
      <w:bookmarkEnd w:id="290"/>
      <w:bookmarkEnd w:id="291"/>
      <w:bookmarkEnd w:id="292"/>
      <w:bookmarkEnd w:id="293"/>
      <w:bookmarkEnd w:id="294"/>
      <w:bookmarkEnd w:id="295"/>
      <w:bookmarkEnd w:id="296"/>
      <w:bookmarkEnd w:id="297"/>
      <w:bookmarkEnd w:id="298"/>
    </w:p>
    <w:p w:rsidR="00A034B0" w:rsidRDefault="00A034B0" w:rsidP="00A034B0">
      <w:pPr>
        <w:pStyle w:val="Titre3"/>
      </w:pPr>
      <w:bookmarkStart w:id="299" w:name="_Toc428908815"/>
      <w:bookmarkStart w:id="300" w:name="_Toc428916996"/>
      <w:bookmarkStart w:id="301" w:name="_Toc428984329"/>
      <w:bookmarkStart w:id="302" w:name="_Toc429002640"/>
      <w:bookmarkStart w:id="303" w:name="_Toc429003375"/>
      <w:bookmarkStart w:id="304" w:name="_Toc429076721"/>
      <w:bookmarkStart w:id="305" w:name="_Toc429077237"/>
      <w:bookmarkStart w:id="306" w:name="_Toc429077895"/>
      <w:r>
        <w:t>Objectifs</w:t>
      </w:r>
      <w:bookmarkEnd w:id="299"/>
      <w:bookmarkEnd w:id="300"/>
      <w:bookmarkEnd w:id="301"/>
      <w:bookmarkEnd w:id="302"/>
      <w:bookmarkEnd w:id="303"/>
      <w:bookmarkEnd w:id="304"/>
      <w:bookmarkEnd w:id="305"/>
      <w:bookmarkEnd w:id="306"/>
    </w:p>
    <w:p w:rsidR="00AC2291" w:rsidRDefault="00AC2291" w:rsidP="00AC2291">
      <w:pPr>
        <w:rPr>
          <w:shd w:val="clear" w:color="auto" w:fill="FCFCFC"/>
        </w:rPr>
      </w:pPr>
      <w:r>
        <w:t xml:space="preserve">      </w:t>
      </w:r>
      <w:r w:rsidRPr="005116DD">
        <w:t>Les réseaux sociaux interviennent en tant que nouveaux canaux de communication au sein de Coheris CRM</w:t>
      </w:r>
      <w:r w:rsidR="00B87262" w:rsidRPr="005116DD">
        <w:t>. Ce qui mène l’équipe R&amp;D CRM à</w:t>
      </w:r>
      <w:r w:rsidRPr="005116DD">
        <w:t xml:space="preserve"> </w:t>
      </w:r>
      <w:r w:rsidR="00B87262" w:rsidRPr="005116DD">
        <w:t>développer</w:t>
      </w:r>
      <w:r w:rsidRPr="005116DD">
        <w:t xml:space="preserve"> leur propre connecteur social qui répond aux fonctionnalités attendues par Coheris CRM.</w:t>
      </w:r>
    </w:p>
    <w:p w:rsidR="00AC2291" w:rsidRDefault="00AC2291" w:rsidP="00AC2291">
      <w:pPr>
        <w:rPr>
          <w:shd w:val="clear" w:color="auto" w:fill="FCFCFC"/>
        </w:rPr>
      </w:pPr>
      <w:r>
        <w:t xml:space="preserve">      </w:t>
      </w:r>
      <w:r w:rsidRPr="005116DD">
        <w:t xml:space="preserve">Dans le cadre de la nouvelle offre </w:t>
      </w:r>
      <w:r w:rsidR="00FA2360" w:rsidRPr="005116DD">
        <w:t>qu</w:t>
      </w:r>
      <w:r w:rsidR="00FA2360">
        <w:t>e</w:t>
      </w:r>
      <w:r w:rsidR="00FA2360" w:rsidRPr="005116DD">
        <w:t xml:space="preserve"> </w:t>
      </w:r>
      <w:r w:rsidRPr="005116DD">
        <w:t xml:space="preserve">propose </w:t>
      </w:r>
      <w:r w:rsidR="00EB2CD5">
        <w:t>C</w:t>
      </w:r>
      <w:r w:rsidR="00EB2CD5" w:rsidRPr="005116DD">
        <w:t>oheris</w:t>
      </w:r>
      <w:r w:rsidRPr="005116DD">
        <w:t xml:space="preserve">, il a été prévu une migration </w:t>
      </w:r>
      <w:r w:rsidR="00B87262" w:rsidRPr="005116DD">
        <w:t>totale du connecteur social de C</w:t>
      </w:r>
      <w:r w:rsidRPr="005116DD">
        <w:t>oheris CRM en un module indépendant qui s’appuie sur la nouvelle architecture DDD</w:t>
      </w:r>
      <w:r w:rsidR="00B87262" w:rsidRPr="005116DD">
        <w:t xml:space="preserve">, en ajoutant </w:t>
      </w:r>
      <w:r w:rsidRPr="005116DD">
        <w:t>certaine</w:t>
      </w:r>
      <w:r w:rsidR="001B28C5" w:rsidRPr="005116DD">
        <w:t>s évolutions. L’intégration du T</w:t>
      </w:r>
      <w:r w:rsidRPr="005116DD">
        <w:t>ext</w:t>
      </w:r>
      <w:r w:rsidR="001B28C5" w:rsidRPr="005116DD">
        <w:t xml:space="preserve"> </w:t>
      </w:r>
      <w:r w:rsidRPr="005116DD">
        <w:t xml:space="preserve">mining dans le module était une des évolutions </w:t>
      </w:r>
      <w:r w:rsidR="00FA2360" w:rsidRPr="005116DD">
        <w:t xml:space="preserve">primordiales </w:t>
      </w:r>
      <w:r w:rsidR="00B87262" w:rsidRPr="005116DD">
        <w:t>planifiées sur l</w:t>
      </w:r>
      <w:r w:rsidRPr="005116DD">
        <w:t xml:space="preserve">e module </w:t>
      </w:r>
      <w:r w:rsidR="00FA2360">
        <w:t>S</w:t>
      </w:r>
      <w:r w:rsidR="00FA2360" w:rsidRPr="005116DD">
        <w:t xml:space="preserve">ocial </w:t>
      </w:r>
      <w:r w:rsidR="00FA2360">
        <w:t>au</w:t>
      </w:r>
      <w:r w:rsidR="00FA2360" w:rsidRPr="005116DD">
        <w:t xml:space="preserve"> </w:t>
      </w:r>
      <w:r w:rsidRPr="005116DD">
        <w:t xml:space="preserve">travers </w:t>
      </w:r>
      <w:r w:rsidR="00FA2360">
        <w:t xml:space="preserve">de </w:t>
      </w:r>
      <w:r w:rsidRPr="005116DD">
        <w:t xml:space="preserve">l’appel </w:t>
      </w:r>
      <w:r w:rsidR="00FA2360">
        <w:t>des</w:t>
      </w:r>
      <w:r w:rsidR="00FA2360" w:rsidRPr="005116DD">
        <w:t xml:space="preserve"> </w:t>
      </w:r>
      <w:r w:rsidRPr="005116DD">
        <w:t>fonctionnalités de la solution SPAD RealTime.</w:t>
      </w:r>
      <w:r>
        <w:rPr>
          <w:shd w:val="clear" w:color="auto" w:fill="FCFCFC"/>
        </w:rPr>
        <w:t xml:space="preserve"> </w:t>
      </w:r>
    </w:p>
    <w:p w:rsidR="00361236" w:rsidRDefault="00361236" w:rsidP="00361236">
      <w:pPr>
        <w:jc w:val="center"/>
      </w:pPr>
      <w:r>
        <w:rPr>
          <w:noProof/>
          <w:shd w:val="clear" w:color="auto" w:fill="FCFCFC"/>
          <w:lang w:eastAsia="fr-FR"/>
        </w:rPr>
        <w:lastRenderedPageBreak/>
        <w:drawing>
          <wp:inline distT="0" distB="0" distL="0" distR="0" wp14:anchorId="75D4FCD4" wp14:editId="06F4387F">
            <wp:extent cx="5039858" cy="37994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52583" cy="3809083"/>
                    </a:xfrm>
                    <a:prstGeom prst="rect">
                      <a:avLst/>
                    </a:prstGeom>
                  </pic:spPr>
                </pic:pic>
              </a:graphicData>
            </a:graphic>
          </wp:inline>
        </w:drawing>
      </w:r>
    </w:p>
    <w:p w:rsidR="00361236" w:rsidRDefault="00361236" w:rsidP="00361236">
      <w:pPr>
        <w:jc w:val="center"/>
        <w:rPr>
          <w:shd w:val="clear" w:color="auto" w:fill="FCFCFC"/>
        </w:rPr>
      </w:pPr>
      <w:bookmarkStart w:id="307" w:name="_Toc429059361"/>
      <w:bookmarkStart w:id="308" w:name="_Toc429076597"/>
      <w:r>
        <w:t xml:space="preserve">Figure </w:t>
      </w:r>
      <w:r w:rsidR="00F249A1">
        <w:fldChar w:fldCharType="begin"/>
      </w:r>
      <w:r w:rsidR="005B0F1B">
        <w:instrText xml:space="preserve"> SEQ Figure \* ARABIC </w:instrText>
      </w:r>
      <w:r w:rsidR="00F249A1">
        <w:fldChar w:fldCharType="separate"/>
      </w:r>
      <w:r>
        <w:rPr>
          <w:noProof/>
        </w:rPr>
        <w:t>16</w:t>
      </w:r>
      <w:r w:rsidR="00F249A1">
        <w:rPr>
          <w:noProof/>
        </w:rPr>
        <w:fldChar w:fldCharType="end"/>
      </w:r>
      <w:r>
        <w:t xml:space="preserve">:Architecture du module </w:t>
      </w:r>
      <w:bookmarkEnd w:id="307"/>
      <w:r w:rsidR="00FA2360">
        <w:t>Social</w:t>
      </w:r>
      <w:bookmarkEnd w:id="308"/>
    </w:p>
    <w:p w:rsidR="00AC2291" w:rsidRPr="00AC2291" w:rsidRDefault="00AC2291" w:rsidP="00AC2291">
      <w:r>
        <w:t xml:space="preserve">      </w:t>
      </w:r>
      <w:r w:rsidR="00865258" w:rsidRPr="005116DD">
        <w:t>Les différents objectifs de cette partie,</w:t>
      </w:r>
      <w:r w:rsidRPr="005116DD">
        <w:t xml:space="preserve"> était</w:t>
      </w:r>
      <w:r w:rsidR="00865258" w:rsidRPr="005116DD">
        <w:t xml:space="preserve"> dans un</w:t>
      </w:r>
      <w:r w:rsidRPr="005116DD">
        <w:t xml:space="preserve"> premi</w:t>
      </w:r>
      <w:r w:rsidR="00FA2360">
        <w:t>er</w:t>
      </w:r>
      <w:r w:rsidRPr="005116DD">
        <w:t xml:space="preserve"> </w:t>
      </w:r>
      <w:r w:rsidR="00865258" w:rsidRPr="005116DD">
        <w:t xml:space="preserve">temps </w:t>
      </w:r>
      <w:r w:rsidRPr="005116DD">
        <w:t>l'initiation des développements sur le module par la création de la structure nécessaire basée sur</w:t>
      </w:r>
      <w:r w:rsidR="00865258" w:rsidRPr="005116DD">
        <w:t xml:space="preserve"> l’architecture DDD. Et Dans un</w:t>
      </w:r>
      <w:r w:rsidRPr="005116DD">
        <w:t xml:space="preserve"> second</w:t>
      </w:r>
      <w:r w:rsidR="00865258" w:rsidRPr="005116DD">
        <w:t xml:space="preserve"> temps, il</w:t>
      </w:r>
      <w:r w:rsidRPr="005116DD">
        <w:t xml:space="preserve"> était de trouver une approche </w:t>
      </w:r>
      <w:r w:rsidR="00865258" w:rsidRPr="005116DD">
        <w:t xml:space="preserve">pour </w:t>
      </w:r>
      <w:r w:rsidRPr="005116DD">
        <w:t xml:space="preserve">intégrer les </w:t>
      </w:r>
      <w:r w:rsidR="00865258" w:rsidRPr="005116DD">
        <w:t>modèles</w:t>
      </w:r>
      <w:r w:rsidRPr="005116DD">
        <w:t xml:space="preserve"> de </w:t>
      </w:r>
      <w:r w:rsidR="001B28C5" w:rsidRPr="005116DD">
        <w:t>T</w:t>
      </w:r>
      <w:r w:rsidRPr="005116DD">
        <w:t>ext</w:t>
      </w:r>
      <w:r w:rsidR="001B28C5" w:rsidRPr="005116DD">
        <w:t xml:space="preserve"> </w:t>
      </w:r>
      <w:r w:rsidRPr="005116DD">
        <w:t>mining dans la solution en se basant sur le connecteur social existant.</w:t>
      </w:r>
    </w:p>
    <w:p w:rsidR="004D38D0" w:rsidRDefault="004D38D0" w:rsidP="00603BFB">
      <w:pPr>
        <w:pStyle w:val="Titre3"/>
      </w:pPr>
      <w:bookmarkStart w:id="309" w:name="_Toc428305897"/>
      <w:bookmarkStart w:id="310" w:name="_Toc428306435"/>
      <w:bookmarkStart w:id="311" w:name="_Toc428613342"/>
      <w:bookmarkStart w:id="312" w:name="_Toc428908816"/>
      <w:bookmarkStart w:id="313" w:name="_Toc428916997"/>
      <w:bookmarkStart w:id="314" w:name="_Toc428984330"/>
      <w:bookmarkStart w:id="315" w:name="_Toc429002641"/>
      <w:bookmarkStart w:id="316" w:name="_Toc429003376"/>
      <w:bookmarkStart w:id="317" w:name="_Toc429076722"/>
      <w:bookmarkStart w:id="318" w:name="_Toc429077238"/>
      <w:bookmarkStart w:id="319" w:name="_Toc429077896"/>
      <w:r>
        <w:t>Etude de l’existant</w:t>
      </w:r>
      <w:bookmarkEnd w:id="309"/>
      <w:bookmarkEnd w:id="310"/>
      <w:bookmarkEnd w:id="311"/>
      <w:bookmarkEnd w:id="312"/>
      <w:bookmarkEnd w:id="313"/>
      <w:bookmarkEnd w:id="314"/>
      <w:bookmarkEnd w:id="315"/>
      <w:bookmarkEnd w:id="316"/>
      <w:bookmarkEnd w:id="317"/>
      <w:bookmarkEnd w:id="318"/>
      <w:bookmarkEnd w:id="319"/>
      <w:r>
        <w:t xml:space="preserve"> </w:t>
      </w:r>
    </w:p>
    <w:p w:rsidR="00AC2291" w:rsidRPr="005116DD" w:rsidRDefault="00AC2291" w:rsidP="00AC2291">
      <w:pPr>
        <w:pStyle w:val="Titre4"/>
        <w:rPr>
          <w:u w:val="single"/>
        </w:rPr>
      </w:pPr>
      <w:r w:rsidRPr="005116DD">
        <w:rPr>
          <w:u w:val="single"/>
        </w:rPr>
        <w:t>Connecteur social Coheris CRM :</w:t>
      </w:r>
    </w:p>
    <w:p w:rsidR="00AC2291" w:rsidRPr="005116DD" w:rsidRDefault="00AC2291" w:rsidP="00AC2291">
      <w:r w:rsidRPr="005116DD">
        <w:t>La brique Social apporte la connec</w:t>
      </w:r>
      <w:r w:rsidR="00844F1A" w:rsidRPr="005116DD">
        <w:t>tivité à diverse fonctionnalité</w:t>
      </w:r>
      <w:r w:rsidRPr="005116DD">
        <w:t xml:space="preserve"> dont on peut citer par exemple : </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t>Administration des profils Facebook et Twitter des utilisateurs CRM,</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t>M</w:t>
      </w:r>
      <w:r w:rsidR="00844F1A">
        <w:rPr>
          <w:rFonts w:eastAsia="Times New Roman"/>
          <w:lang w:eastAsia="fr-FR"/>
        </w:rPr>
        <w:t>anagement des Fanpages Facebook</w:t>
      </w:r>
      <w:r w:rsidRPr="00AC2291">
        <w:rPr>
          <w:rFonts w:eastAsia="Times New Roman"/>
          <w:lang w:eastAsia="fr-FR"/>
        </w:rPr>
        <w:t>: Consultation des Posts publiés sur les Fanpages administrées, réponse aux posts sur le mur, identification et gestion du cycle de vie des statuts des publication</w:t>
      </w:r>
      <w:r w:rsidR="00844F1A">
        <w:rPr>
          <w:rFonts w:eastAsia="Times New Roman"/>
          <w:lang w:eastAsia="fr-FR"/>
        </w:rPr>
        <w:t>s.</w:t>
      </w:r>
    </w:p>
    <w:p w:rsidR="00AC2291" w:rsidRPr="00AC2291" w:rsidRDefault="00844F1A" w:rsidP="00AC2291">
      <w:pPr>
        <w:pStyle w:val="Paragraphedeliste"/>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Twitter </w:t>
      </w:r>
      <w:r w:rsidR="00AC2291" w:rsidRPr="00AC2291">
        <w:rPr>
          <w:rFonts w:eastAsia="Times New Roman"/>
          <w:lang w:eastAsia="fr-FR"/>
        </w:rPr>
        <w:t xml:space="preserve">d'une personne, </w:t>
      </w:r>
      <w:r w:rsidR="00AC2291" w:rsidRPr="00AC2291">
        <w:rPr>
          <w:rFonts w:eastAsia="Times New Roman"/>
          <w:lang w:eastAsia="fr-FR"/>
        </w:rPr>
        <w:lastRenderedPageBreak/>
        <w:t>Récupération des indicateurs sociaux (Facebook : Likes, Friends, Post/Comment, Fanpage | Twitter : Followers, Tweets)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Paragraphedeliste"/>
        <w:numPr>
          <w:ilvl w:val="0"/>
          <w:numId w:val="21"/>
        </w:numPr>
        <w:rPr>
          <w:shd w:val="clear" w:color="auto" w:fill="FCFCFC"/>
        </w:rPr>
      </w:pPr>
      <w:r>
        <w:rPr>
          <w:rFonts w:eastAsia="Times New Roman"/>
          <w:lang w:eastAsia="fr-FR"/>
        </w:rPr>
        <w:t>Ciblage et Reporting</w:t>
      </w:r>
      <w:r w:rsidR="00AC2291" w:rsidRPr="00AC2291">
        <w:rPr>
          <w:rFonts w:eastAsia="Times New Roman"/>
          <w:lang w:eastAsia="fr-FR"/>
        </w:rPr>
        <w:t>: Usage des données sociales dans le Ciblage ou le reporting, usage des ind</w:t>
      </w:r>
      <w:r>
        <w:rPr>
          <w:rFonts w:eastAsia="Times New Roman"/>
          <w:lang w:eastAsia="fr-FR"/>
        </w:rPr>
        <w:t>icateurs sociaux dans le ciblag</w:t>
      </w:r>
      <w:r w:rsidR="00FA2360">
        <w:rPr>
          <w:rFonts w:eastAsia="Times New Roman"/>
          <w:lang w:eastAsia="fr-FR"/>
        </w:rPr>
        <w:t>e</w:t>
      </w:r>
      <w:r>
        <w:rPr>
          <w:rFonts w:eastAsia="Times New Roman"/>
          <w:lang w:eastAsia="fr-FR"/>
        </w:rPr>
        <w:t>.</w:t>
      </w:r>
    </w:p>
    <w:p w:rsidR="00AC2291" w:rsidRPr="005116DD" w:rsidRDefault="00AC2291" w:rsidP="00AC2291">
      <w:r w:rsidRPr="005116DD">
        <w:t xml:space="preserve">Le connecteur est une brique applicative indépendante (on-premise, saas). Il offre une API REST </w:t>
      </w:r>
      <w:bookmarkStart w:id="320" w:name="OLE_LINK53"/>
      <w:bookmarkStart w:id="321" w:name="OLE_LINK54"/>
      <w:r w:rsidRPr="005116DD">
        <w:t>qui répo</w:t>
      </w:r>
      <w:r w:rsidR="00BD4243" w:rsidRPr="005116DD">
        <w:t>nd aux fonctionnalités décrit</w:t>
      </w:r>
      <w:r w:rsidR="00FA2360">
        <w:t xml:space="preserve"> </w:t>
      </w:r>
      <w:r w:rsidR="00FA2360" w:rsidRPr="005116DD">
        <w:t>ci</w:t>
      </w:r>
      <w:r w:rsidR="00FA2360">
        <w:t>-</w:t>
      </w:r>
      <w:r w:rsidRPr="005116DD">
        <w:t>dessus.</w:t>
      </w:r>
    </w:p>
    <w:bookmarkEnd w:id="320"/>
    <w:bookmarkEnd w:id="321"/>
    <w:p w:rsidR="00AC2291" w:rsidRDefault="00AC2291" w:rsidP="00AC2291">
      <w:pPr>
        <w:rPr>
          <w:shd w:val="clear" w:color="auto" w:fill="FCFCFC"/>
        </w:rPr>
      </w:pPr>
      <w:r>
        <w:t xml:space="preserve">      </w:t>
      </w:r>
      <w:r w:rsidRPr="005116DD">
        <w:rPr>
          <w:rFonts w:eastAsia="Times New Roman"/>
          <w:lang w:eastAsia="fr-FR"/>
        </w:rPr>
        <w:t>En effet, il a sa propre base de données qui stocke les informations et les données associées aux profils Facebook et Twitter renseignés par les utilisateurs.</w:t>
      </w:r>
      <w:r w:rsidRPr="00F63C00">
        <w:rPr>
          <w:shd w:val="clear" w:color="auto" w:fill="FCFCFC"/>
        </w:rPr>
        <w:t xml:space="preserve"> </w:t>
      </w:r>
    </w:p>
    <w:p w:rsidR="00AC2291" w:rsidRPr="005116DD" w:rsidRDefault="00AC2291" w:rsidP="00AC2291">
      <w:pPr>
        <w:pStyle w:val="Titre4"/>
        <w:rPr>
          <w:u w:val="single"/>
        </w:rPr>
      </w:pPr>
      <w:r w:rsidRPr="005116DD">
        <w:rPr>
          <w:u w:val="single"/>
        </w:rPr>
        <w:t xml:space="preserve">SPAD </w:t>
      </w:r>
      <w:bookmarkStart w:id="322" w:name="OLE_LINK35"/>
      <w:r w:rsidRPr="005116DD">
        <w:rPr>
          <w:u w:val="single"/>
        </w:rPr>
        <w:t>RealTime</w:t>
      </w:r>
      <w:bookmarkEnd w:id="322"/>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scoring ou de typologie. En effet, et après des travaux </w:t>
      </w:r>
      <w:r w:rsidR="00BD4243">
        <w:t>réalisés</w:t>
      </w:r>
      <w:r>
        <w:t xml:space="preserve"> en parallèle dans</w:t>
      </w:r>
      <w:r w:rsidRPr="00AC2291">
        <w:t xml:space="preserve"> mon stage, le serveur </w:t>
      </w:r>
      <w:r w:rsidR="00BD4243">
        <w:t xml:space="preserve">était </w:t>
      </w:r>
      <w:r w:rsidRPr="00AC2291">
        <w:t>enrichi par des modèles de fouille de textes</w:t>
      </w:r>
      <w:r w:rsidR="00FA2360">
        <w:t xml:space="preserve"> </w:t>
      </w:r>
      <w:r w:rsidRPr="00AC2291">
        <w:t>(Text</w:t>
      </w:r>
      <w:r w:rsidR="001B28C5">
        <w:t xml:space="preserve"> </w:t>
      </w:r>
      <w:r w:rsidRPr="00AC2291">
        <w:t xml:space="preserve">mining) basées sur des algorithmes d’apprentissage </w:t>
      </w:r>
      <w:bookmarkStart w:id="323" w:name="OLE_LINK47"/>
      <w:bookmarkStart w:id="324" w:name="OLE_LINK48"/>
      <w:r w:rsidRPr="00AC2291">
        <w:t>bayésiens</w:t>
      </w:r>
      <w:bookmarkEnd w:id="323"/>
      <w:bookmarkEnd w:id="324"/>
      <w:r w:rsidRPr="005116DD">
        <w:t>.</w:t>
      </w:r>
    </w:p>
    <w:p w:rsidR="00AC2291" w:rsidRPr="009018E9" w:rsidRDefault="00AC2291" w:rsidP="00AC2291">
      <w:pPr>
        <w:pStyle w:val="Titre4"/>
      </w:pPr>
      <w:r w:rsidRPr="009018E9">
        <w:t>Architecture</w:t>
      </w:r>
    </w:p>
    <w:p w:rsidR="00AC2291" w:rsidRPr="005116DD" w:rsidRDefault="00B767B6" w:rsidP="00AC2291">
      <w:r>
        <w:t xml:space="preserve">      </w:t>
      </w:r>
      <w:r w:rsidR="00AC2291">
        <w:t>Le module offre</w:t>
      </w:r>
      <w:r w:rsidR="00AC2291" w:rsidRPr="00555BF6">
        <w:t xml:space="preserve"> une API REST qui utilise un dictionnaire JSON pour les paramètres en entrée et en sortie et </w:t>
      </w:r>
      <w:r w:rsidR="00AC2291" w:rsidRPr="005116DD">
        <w:t>qui rép</w:t>
      </w:r>
      <w:r w:rsidRPr="005116DD">
        <w:t>ond aux fonctionnalités décrit-ci</w:t>
      </w:r>
      <w:r w:rsidR="00AC2291" w:rsidRPr="005116DD">
        <w:t xml:space="preserve"> dessus.</w:t>
      </w:r>
    </w:p>
    <w:p w:rsidR="00AC2291" w:rsidRPr="005116DD" w:rsidRDefault="0099294E" w:rsidP="00AC2291">
      <w:r>
        <w:t xml:space="preserve">      </w:t>
      </w:r>
      <w:r w:rsidR="00AC2291" w:rsidRPr="005116DD">
        <w:t>La mise en œuvre du modèle se fait par la création d’un fichier « .</w:t>
      </w:r>
      <w:r w:rsidR="00B767B6" w:rsidRPr="005116DD">
        <w:t xml:space="preserve">model ». Chaque type de modèle à </w:t>
      </w:r>
      <w:r w:rsidR="00AC2291" w:rsidRPr="005116DD">
        <w:t xml:space="preserve">une représentation qui </w:t>
      </w:r>
      <w:r w:rsidR="00B767B6" w:rsidRPr="005116DD">
        <w:t xml:space="preserve">est </w:t>
      </w:r>
      <w:r w:rsidR="00AC2291" w:rsidRPr="005116DD">
        <w:t>différente aux autre</w:t>
      </w:r>
      <w:r w:rsidR="00B767B6" w:rsidRPr="005116DD">
        <w:t>s</w:t>
      </w:r>
      <w:r w:rsidR="00AC2291" w:rsidRPr="005116DD">
        <w:t xml:space="preserve"> type</w:t>
      </w:r>
      <w:r w:rsidR="00B767B6" w:rsidRPr="005116DD">
        <w:t>s</w:t>
      </w:r>
      <w:r w:rsidR="00AC2291" w:rsidRPr="005116DD">
        <w:t>.</w:t>
      </w:r>
    </w:p>
    <w:p w:rsidR="00AC2291" w:rsidRPr="00BD4243" w:rsidRDefault="00AC2291" w:rsidP="00BD4243">
      <w:r w:rsidRPr="00BD4243">
        <w:rPr>
          <w:noProof/>
          <w:lang w:eastAsia="fr-FR"/>
        </w:rPr>
        <w:lastRenderedPageBreak/>
        <w:drawing>
          <wp:inline distT="0" distB="0" distL="0" distR="0" wp14:anchorId="62280DC4" wp14:editId="35A509CC">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41"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bookmarkStart w:id="325" w:name="_Toc429059362"/>
      <w:bookmarkStart w:id="326" w:name="_Toc429076598"/>
      <w:r w:rsidRPr="00BD4243">
        <w:t xml:space="preserve">Figure </w:t>
      </w:r>
      <w:r w:rsidR="00F249A1">
        <w:fldChar w:fldCharType="begin"/>
      </w:r>
      <w:r w:rsidR="005B0F1B">
        <w:instrText xml:space="preserve"> SEQ Figure \* ARABIC </w:instrText>
      </w:r>
      <w:r w:rsidR="00F249A1">
        <w:fldChar w:fldCharType="separate"/>
      </w:r>
      <w:r w:rsidR="00361236">
        <w:rPr>
          <w:noProof/>
        </w:rPr>
        <w:t>17</w:t>
      </w:r>
      <w:r w:rsidR="00F249A1">
        <w:rPr>
          <w:noProof/>
        </w:rPr>
        <w:fldChar w:fldCharType="end"/>
      </w:r>
      <w:r w:rsidRPr="00BD4243">
        <w:t>:Architecture de serveur de déploiement  SPAD RealTime</w:t>
      </w:r>
      <w:bookmarkEnd w:id="325"/>
      <w:bookmarkEnd w:id="326"/>
    </w:p>
    <w:p w:rsidR="00AC2291" w:rsidRPr="009018E9" w:rsidRDefault="00AC2291" w:rsidP="00AC2291">
      <w:pPr>
        <w:pStyle w:val="Titre4"/>
      </w:pPr>
      <w:r w:rsidRPr="009018E9">
        <w:t xml:space="preserve">Model </w:t>
      </w:r>
      <w:r w:rsidR="005328E2" w:rsidRPr="009018E9">
        <w:t>Bayésien</w:t>
      </w:r>
      <w:r w:rsidRPr="009018E9">
        <w:t xml:space="preserve"> pour champs texte:</w:t>
      </w:r>
    </w:p>
    <w:p w:rsidR="00AC2291" w:rsidRDefault="0099294E" w:rsidP="00AC2291">
      <w:r>
        <w:t xml:space="preserve">      </w:t>
      </w:r>
      <w:r w:rsidR="00AC2291">
        <w:t xml:space="preserve">Le modèle bayésien est utilisé pour affecter un texte libre dans une catégorie </w:t>
      </w:r>
      <w:r w:rsidR="005328E2">
        <w:t>parmi</w:t>
      </w:r>
      <w:r w:rsidR="00AC2291">
        <w:t xml:space="preserve"> N catégories prédéfinis. Dans le cas des commentaires et les Feed Facebook, on peut classifier automatiquement le message selon une catégorie de sollicitation : Demande, Opportunité, Intervention, lead. Le fichier conteneur du modèle doit être sous le format suivant :</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modelClass=maestro.web.bayes.TextBayesModel</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modelName=bayesien Motif</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possibleValues=demande,opportunity,lead,intervention</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minLength=3</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lang=fr</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targetName=target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keysToParse=text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learnFile=&lt;com.spad.modelsdir&gt;\text\posts-synopsis.txt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##Modéle de bayésien naïfs en mode random.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8"/>
          <w:shd w:val="clear" w:color="auto" w:fill="FCFCFC"/>
        </w:rPr>
      </w:pPr>
      <w:r w:rsidRPr="00B767B6">
        <w:rPr>
          <w:sz w:val="22"/>
          <w:szCs w:val="20"/>
          <w:shd w:val="clear" w:color="auto" w:fill="FCFCFC"/>
        </w:rPr>
        <w:t>##renvoie une des valeurs au hasard parmis la liste des possible</w:t>
      </w:r>
      <w:r w:rsidRPr="00B767B6">
        <w:rPr>
          <w:sz w:val="28"/>
          <w:shd w:val="clear" w:color="auto" w:fill="FCFCFC"/>
        </w:rPr>
        <w:t xml:space="preserve"> </w:t>
      </w:r>
    </w:p>
    <w:p w:rsidR="0099294E" w:rsidRDefault="0099294E" w:rsidP="0099294E">
      <w:r>
        <w:t xml:space="preserve">      Le tableau ci-après décrit des </w:t>
      </w:r>
      <w:r w:rsidR="001B28C5">
        <w:t>propriétés d’un fichier modèle T</w:t>
      </w:r>
      <w:r>
        <w:t>ext</w:t>
      </w:r>
      <w:r w:rsidR="001B28C5">
        <w:t xml:space="preserve"> </w:t>
      </w:r>
      <w:r>
        <w:t>mining SPAD realtime</w:t>
      </w:r>
    </w:p>
    <w:p w:rsidR="003B78CE" w:rsidRPr="0099294E" w:rsidRDefault="003B78CE" w:rsidP="0099294E">
      <w:pPr>
        <w:sectPr w:rsidR="003B78CE" w:rsidRPr="0099294E" w:rsidSect="00280C0A">
          <w:headerReference w:type="default" r:id="rId42"/>
          <w:headerReference w:type="first" r:id="rId43"/>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modelClass</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maestro.web.bayes.TextBayesModel</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pPr>
            <w:r w:rsidRPr="00AF311D">
              <w:rPr>
                <w:b/>
              </w:rPr>
              <w:t>O</w:t>
            </w:r>
            <w:r w:rsidR="00B767B6" w:rsidRPr="00AF311D">
              <w:rPr>
                <w:b/>
              </w:rPr>
              <w:t>bligatoire</w:t>
            </w:r>
            <w:r w:rsidRPr="003B78CE">
              <w:t> :</w:t>
            </w:r>
            <w:r>
              <w:t xml:space="preserve"> </w:t>
            </w:r>
            <w:r w:rsidRPr="003B78CE">
              <w:t>Il</w:t>
            </w:r>
            <w:r w:rsidR="00B767B6" w:rsidRPr="003B78CE">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modelName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pPr>
            <w:r>
              <w:t xml:space="preserve">nom du modèle dans le serveur : c’est un </w:t>
            </w:r>
            <w:r w:rsidR="00B767B6" w:rsidRPr="003B78CE">
              <w:t xml:space="preserve">identifiant pour les appels REST et </w:t>
            </w:r>
            <w:r>
              <w:t xml:space="preserve">il </w:t>
            </w:r>
            <w:r w:rsidR="00B767B6" w:rsidRPr="003B78CE">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possibleValues</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t>I</w:t>
            </w:r>
            <w:r w:rsidR="00B767B6" w:rsidRPr="003B78CE">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keysToParse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liste des clefs à parser</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"text", "title"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t>E</w:t>
            </w:r>
            <w:r w:rsidR="00B767B6" w:rsidRPr="003B78CE">
              <w:t>nsemble des variables du dictionnaire passé en paramètre qui doivent être parsées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Toutes les valeurs sont considéré</w:t>
            </w:r>
            <w:r w:rsidR="00AF311D">
              <w:t>es</w:t>
            </w:r>
            <w:r w:rsidRPr="003B78CE">
              <w:t xml:space="preserve"> co</w:t>
            </w:r>
            <w:r w:rsidR="00AF311D">
              <w:t>mme le même texte concaténé. S’</w:t>
            </w:r>
            <w:r w:rsidRPr="003B78CE">
              <w:t xml:space="preserve">il n'est pas spécifié on parsera les valeurs associées </w:t>
            </w:r>
            <w:r w:rsidR="00AF311D" w:rsidRPr="003B78CE">
              <w:t>aux clefs</w:t>
            </w:r>
            <w:r w:rsidRPr="003B78CE">
              <w:t xml:space="preserve"> "text" et "title".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targetName</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"target"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nom de la variable cible dans le dictionnaire passé à la méthode d'apprentissage. Les valeurs associées à la clef doivent être dans possibleValues.</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t>S’</w:t>
            </w:r>
            <w:r w:rsidR="00B767B6" w:rsidRPr="003B78CE">
              <w:t>i</w:t>
            </w:r>
            <w:r>
              <w:t>l n'est pas spécifié on regarde</w:t>
            </w:r>
            <w:r w:rsidR="00B767B6" w:rsidRPr="003B78CE">
              <w:t xml:space="preserve"> la valeur associée à la clef "target"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lang</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langage pour le parsing</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fr</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pPr>
            <w:r>
              <w:t>L</w:t>
            </w:r>
            <w:r w:rsidR="00B767B6" w:rsidRPr="003B78CE">
              <w:t xml:space="preserve">angage pour </w:t>
            </w:r>
            <w:r w:rsidR="003B78CE" w:rsidRPr="003B78CE">
              <w:t>les stops</w:t>
            </w:r>
            <w:r w:rsidR="00B767B6" w:rsidRPr="003B78CE">
              <w:t xml:space="preserve"> </w:t>
            </w:r>
            <w:r w:rsidR="003B78CE" w:rsidRPr="003B78CE">
              <w:t>Word</w:t>
            </w:r>
            <w:r w:rsidR="00B767B6" w:rsidRPr="003B78CE">
              <w:t xml:space="preserve"> du</w:t>
            </w:r>
            <w:r w:rsidR="009E3B52">
              <w:t xml:space="preserve"> parsing du texte. Par défaut</w:t>
            </w:r>
            <w:r>
              <w:t>,</w:t>
            </w:r>
            <w:r w:rsidR="009E3B52">
              <w:t xml:space="preserve"> </w:t>
            </w:r>
            <w:r>
              <w:t>on est</w:t>
            </w:r>
            <w:r w:rsidR="00B767B6" w:rsidRPr="003B78CE">
              <w:t xml:space="preserve"> en français, si le code est différent de "fr"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minLength</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pPr>
            <w:r>
              <w:t>T</w:t>
            </w:r>
            <w:r w:rsidR="00B767B6" w:rsidRPr="003B78CE">
              <w:t>ous les mots de taille inférieure à cette valeur sont supprimés après le parsing.</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bookmarkStart w:id="327" w:name="_Toc429003495"/>
      <w:bookmarkStart w:id="328" w:name="_Toc429076606"/>
      <w:r w:rsidRPr="00AF311D">
        <w:t xml:space="preserve">Tableau </w:t>
      </w:r>
      <w:r w:rsidR="00F249A1">
        <w:fldChar w:fldCharType="begin"/>
      </w:r>
      <w:r w:rsidR="005B0F1B">
        <w:instrText xml:space="preserve"> SEQ Tableau \* ARABIC </w:instrText>
      </w:r>
      <w:r w:rsidR="00F249A1">
        <w:fldChar w:fldCharType="separate"/>
      </w:r>
      <w:r w:rsidRPr="00AF311D">
        <w:rPr>
          <w:noProof/>
        </w:rPr>
        <w:t>3</w:t>
      </w:r>
      <w:r w:rsidR="00F249A1">
        <w:rPr>
          <w:noProof/>
        </w:rPr>
        <w:fldChar w:fldCharType="end"/>
      </w:r>
      <w:r w:rsidR="00AF311D">
        <w:t>:Table de</w:t>
      </w:r>
      <w:r w:rsidR="00FA2360">
        <w:t>s</w:t>
      </w:r>
      <w:r w:rsidR="00AF311D">
        <w:t xml:space="preserve"> propriété</w:t>
      </w:r>
      <w:r w:rsidR="00FA2360">
        <w:t>s</w:t>
      </w:r>
      <w:r w:rsidRPr="00AF311D">
        <w:t xml:space="preserve"> d'un fichie</w:t>
      </w:r>
      <w:r w:rsidR="001B28C5">
        <w:t>r modèle SPAD REALTIME pour le T</w:t>
      </w:r>
      <w:r w:rsidRPr="00AF311D">
        <w:t>ext</w:t>
      </w:r>
      <w:r w:rsidR="001B28C5">
        <w:t xml:space="preserve"> </w:t>
      </w:r>
      <w:r w:rsidRPr="00AF311D">
        <w:t>mining</w:t>
      </w:r>
      <w:bookmarkEnd w:id="327"/>
      <w:bookmarkEnd w:id="328"/>
    </w:p>
    <w:p w:rsidR="00AF311D" w:rsidRPr="005116DD" w:rsidRDefault="00AF311D" w:rsidP="00AF311D">
      <w:pPr>
        <w:pStyle w:val="Titre4"/>
        <w:rPr>
          <w:u w:val="single"/>
        </w:rPr>
      </w:pPr>
      <w:bookmarkStart w:id="329" w:name="_Toc428305898"/>
      <w:bookmarkStart w:id="330" w:name="_Toc428306436"/>
      <w:bookmarkStart w:id="331" w:name="_Toc428613343"/>
      <w:r w:rsidRPr="005116DD">
        <w:rPr>
          <w:u w:val="single"/>
        </w:rPr>
        <w:lastRenderedPageBreak/>
        <w:t>Base de données de tests</w:t>
      </w:r>
    </w:p>
    <w:p w:rsidR="00AF311D" w:rsidRPr="005116DD" w:rsidRDefault="00AF311D" w:rsidP="00AF311D">
      <w:r>
        <w:t xml:space="preserve">      </w:t>
      </w:r>
      <w:r w:rsidRPr="005116DD">
        <w:t>Afin de tester fonctionnellement l’efficacité de l</w:t>
      </w:r>
      <w:r w:rsidR="001B28C5" w:rsidRPr="005116DD">
        <w:t>’algorithme bayésien des model T</w:t>
      </w:r>
      <w:r w:rsidRPr="005116DD">
        <w:t>ext</w:t>
      </w:r>
      <w:r w:rsidR="001B28C5" w:rsidRPr="005116DD">
        <w:t xml:space="preserve"> </w:t>
      </w:r>
      <w:r w:rsidRPr="005116DD">
        <w:t xml:space="preserve">mining, on a besoin d’une base de données de test qui contient des commentaires et des posts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Titre3"/>
      </w:pPr>
      <w:bookmarkStart w:id="332" w:name="_Toc428908817"/>
      <w:bookmarkStart w:id="333" w:name="_Toc428916998"/>
      <w:bookmarkStart w:id="334" w:name="_Toc428984331"/>
      <w:bookmarkStart w:id="335" w:name="_Toc429002642"/>
      <w:bookmarkStart w:id="336" w:name="_Toc429003377"/>
      <w:bookmarkStart w:id="337" w:name="_Toc429076723"/>
      <w:bookmarkStart w:id="338" w:name="_Toc429077239"/>
      <w:bookmarkStart w:id="339" w:name="_Toc429077897"/>
      <w:r w:rsidRPr="00593369">
        <w:t>Réalisation</w:t>
      </w:r>
      <w:bookmarkEnd w:id="329"/>
      <w:bookmarkEnd w:id="330"/>
      <w:bookmarkEnd w:id="331"/>
      <w:bookmarkEnd w:id="332"/>
      <w:bookmarkEnd w:id="333"/>
      <w:bookmarkEnd w:id="334"/>
      <w:bookmarkEnd w:id="335"/>
      <w:bookmarkEnd w:id="336"/>
      <w:bookmarkEnd w:id="337"/>
      <w:bookmarkEnd w:id="338"/>
      <w:bookmarkEnd w:id="339"/>
    </w:p>
    <w:p w:rsidR="00AF311D" w:rsidRDefault="00AF311D" w:rsidP="00AF311D">
      <w:r>
        <w:t xml:space="preserve">      L’essentiel du travail a consisté</w:t>
      </w:r>
      <w:r w:rsidR="00FA2360">
        <w:t xml:space="preserve"> </w:t>
      </w:r>
      <w:r w:rsidR="00617809">
        <w:t>à</w:t>
      </w:r>
      <w:r>
        <w:t xml:space="preserve"> appliquer les mêmes travaux réalisés dans le module scheduler.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w:t>
      </w:r>
      <w:r w:rsidR="005328E2">
        <w:t>algorithmes</w:t>
      </w:r>
      <w:r>
        <w:t xml:space="preserve"> de textminig du serveur RealTime SPAD sur des sources de donnée réel.</w:t>
      </w:r>
    </w:p>
    <w:p w:rsidR="00AF311D" w:rsidRPr="00AF311D" w:rsidRDefault="00AF311D" w:rsidP="00AF311D">
      <w:pPr>
        <w:pStyle w:val="Titre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w:t>
      </w:r>
      <w:r w:rsidR="00FA2360">
        <w:t>Scheduler</w:t>
      </w:r>
      <w:r>
        <w:t xml:space="preserve">, les interfaces responsables aux appels </w:t>
      </w:r>
      <w:r w:rsidR="00FA2360">
        <w:t xml:space="preserve">des </w:t>
      </w:r>
      <w:r>
        <w:t xml:space="preserve">web services externes ont été définies dans la couche infrastructure comme étant une ressource externe du </w:t>
      </w:r>
      <w:r w:rsidR="00FA2360">
        <w:t xml:space="preserve">nouveau </w:t>
      </w:r>
      <w:r>
        <w:t xml:space="preserve">module </w:t>
      </w:r>
      <w:r w:rsidR="00FA2360">
        <w:t>Social</w:t>
      </w:r>
      <w:r>
        <w:t xml:space="preserve">. </w:t>
      </w:r>
    </w:p>
    <w:p w:rsidR="00AF311D" w:rsidRDefault="00AF311D" w:rsidP="00AF311D">
      <w:r>
        <w:t xml:space="preserve">      Afin de récupérer les posts Facebook et les commentaires d’un</w:t>
      </w:r>
      <w:r w:rsidR="00E00318">
        <w:t xml:space="preserve"> fanpage publique, </w:t>
      </w:r>
      <w:r w:rsidR="00FA2360">
        <w:t xml:space="preserve">j’ai eu </w:t>
      </w:r>
      <w:r>
        <w:t xml:space="preserve">besoin d’étendre l’api du connecteur social CRM avec </w:t>
      </w:r>
      <w:r w:rsidR="00DF79F3">
        <w:t xml:space="preserve">de nouvelles fonctionnalités. </w:t>
      </w:r>
    </w:p>
    <w:p w:rsidR="00AF311D" w:rsidRDefault="002D0934" w:rsidP="00AF311D">
      <w:r>
        <w:t xml:space="preserve">      </w:t>
      </w:r>
      <w:r w:rsidR="00AF311D">
        <w:t xml:space="preserve">Tous ces appels ajoutés, </w:t>
      </w:r>
      <w:r w:rsidR="00E00318">
        <w:t xml:space="preserve">prennent </w:t>
      </w:r>
      <w:r w:rsidR="00AF311D">
        <w:t xml:space="preserve">le nom </w:t>
      </w:r>
      <w:r w:rsidR="005328E2">
        <w:t>d</w:t>
      </w:r>
      <w:r w:rsidR="00FA2360">
        <w:t>e la</w:t>
      </w:r>
      <w:r w:rsidR="00AF311D">
        <w:t xml:space="preserve"> </w:t>
      </w:r>
      <w:r w:rsidR="005328E2">
        <w:t>Fanpage</w:t>
      </w:r>
      <w:r w:rsidR="00AF311D">
        <w:t xml:space="preserve"> comme paramètre de recherche dans le graph API </w:t>
      </w:r>
      <w:r w:rsidR="005328E2">
        <w:t>Facebook</w:t>
      </w:r>
      <w:r w:rsidR="00AF311D">
        <w:t>. De plus, il</w:t>
      </w:r>
      <w:r w:rsidR="00E00318">
        <w:t xml:space="preserve"> était primordial de migrer</w:t>
      </w:r>
      <w:r w:rsidR="00AF311D">
        <w:t xml:space="preserve"> les sources des entités métier, porteuses des informations, du </w:t>
      </w:r>
      <w:r w:rsidR="00AF311D">
        <w:lastRenderedPageBreak/>
        <w:t>connecteur social C</w:t>
      </w:r>
      <w:r w:rsidR="00E00318">
        <w:t>RM vers la couche shared-kernel</w:t>
      </w:r>
      <w:r w:rsidR="005328E2">
        <w:t xml:space="preserve"> (voir annexe B)</w:t>
      </w:r>
      <w:r w:rsidR="00E00318">
        <w:t xml:space="preserve">,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 xml:space="preserve">necteur </w:t>
      </w:r>
      <w:r w:rsidR="00FA2360">
        <w:t>S</w:t>
      </w:r>
      <w:r w:rsidR="00E00318">
        <w:t>ocial, j’ai créé une tâ</w:t>
      </w:r>
      <w:r w:rsidR="00AF311D">
        <w:t>che scheduler qui fa</w:t>
      </w:r>
      <w:r w:rsidR="00E00318">
        <w:t>it la mise à jour périodique</w:t>
      </w:r>
      <w:r w:rsidR="00AF311D">
        <w:t xml:space="preserve"> avec </w:t>
      </w:r>
      <w:r w:rsidR="00FA2360">
        <w:t xml:space="preserve">les nouveaux </w:t>
      </w:r>
      <w:r w:rsidR="00AF311D">
        <w:t xml:space="preserve">posts et commentaires </w:t>
      </w:r>
      <w:r w:rsidR="00FA2360">
        <w:t>de la Fan</w:t>
      </w:r>
      <w:r w:rsidR="00AF311D">
        <w:t xml:space="preserve">page </w:t>
      </w:r>
      <w:r w:rsidR="00FA2360">
        <w:t>ciblée</w:t>
      </w:r>
      <w:r w:rsidR="00AF311D">
        <w:t xml:space="preserve">. </w:t>
      </w:r>
    </w:p>
    <w:p w:rsidR="00AF311D" w:rsidRPr="002D0934" w:rsidRDefault="00AF311D" w:rsidP="002D0934">
      <w:pPr>
        <w:pStyle w:val="Titre4"/>
        <w:rPr>
          <w:u w:val="single"/>
        </w:rPr>
      </w:pPr>
      <w:r w:rsidRPr="002D0934">
        <w:rPr>
          <w:u w:val="single"/>
        </w:rPr>
        <w:t>Intégration de SPAD RealTime</w:t>
      </w:r>
    </w:p>
    <w:p w:rsidR="00AF311D" w:rsidRDefault="002D0934" w:rsidP="00AF311D">
      <w:r>
        <w:t xml:space="preserve">      </w:t>
      </w:r>
      <w:r w:rsidR="00AF311D">
        <w:t xml:space="preserve">De la même manière, et comme pour l’existant connecteur </w:t>
      </w:r>
      <w:r w:rsidR="00FA2360">
        <w:t xml:space="preserve">Social </w:t>
      </w:r>
      <w:r w:rsidR="00E00318">
        <w:t>CRM, le branchement était côté</w:t>
      </w:r>
      <w:r w:rsidR="00AF311D">
        <w:t xml:space="preserve"> infrastructure. Mais avant de commencer, il était nécessaire de faire des tests sur l’api de </w:t>
      </w:r>
      <w:r w:rsidR="00FA2360">
        <w:t xml:space="preserve">Spad </w:t>
      </w:r>
      <w:r w:rsidR="00AF311D">
        <w:t xml:space="preserve">RealTime pour savoir les paramètres entrées/sortie des requêtes.  </w:t>
      </w:r>
    </w:p>
    <w:p w:rsidR="00AF311D" w:rsidRDefault="00AF311D" w:rsidP="00AF311D">
      <w:r>
        <w:t xml:space="preserve">Prenant l’exemple du modèle de qualification </w:t>
      </w:r>
      <w:r w:rsidR="005328E2">
        <w:t>des messages selon leur motif «bayésien</w:t>
      </w:r>
      <w:r>
        <w:t xml:space="preserve">» : </w:t>
      </w:r>
    </w:p>
    <w:p w:rsidR="00AF311D" w:rsidRPr="00AF311D" w:rsidRDefault="00AF311D" w:rsidP="00AF311D">
      <w:pPr>
        <w:rPr>
          <w:lang w:val="en-US"/>
        </w:rPr>
      </w:pPr>
      <w:r w:rsidRPr="00AF311D">
        <w:rPr>
          <w:lang w:val="en-US"/>
        </w:rPr>
        <w:t>Fichier  bayesienMotif.model</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modelClass=maestro.web.bayes.TextBayesModel</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modelName=bayesien motif</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possibleValues=demande,opportunity,lead,intervention</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minLength=3</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lang=fr</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targetName=target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keysToParse=text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##Modéle de bayésien naïfs en mode random.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##renvoie une des valeurs au hasard parmis la liste des possible</w:t>
      </w:r>
    </w:p>
    <w:p w:rsidR="00DF79F3" w:rsidRDefault="00AF311D" w:rsidP="00AF311D">
      <w:r>
        <w:t xml:space="preserve">Les paramètres d’entrées sous format json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{modelName=bayesien Motif, nameToValueMap={text=Cela fait maintenant 2 mois que je me plaind de ne plus pouvoir commander sur le net}}</w:t>
      </w:r>
    </w:p>
    <w:p w:rsidR="00DF79F3" w:rsidRDefault="00AF311D" w:rsidP="00AF311D">
      <w:r>
        <w:t>Retour sous format json</w:t>
      </w:r>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lastRenderedPageBreak/>
        <w:t>["intervention",32.38115350352977,3.8666739556296896,22.402458516347743,</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340" w:name="OLE_LINK60"/>
      <w:bookmarkStart w:id="341" w:name="OLE_LINK61"/>
      <w:r w:rsidR="00AF311D" w:rsidRPr="004E4552">
        <w:rPr>
          <w:i/>
        </w:rPr>
        <w:t>BusinessMotif</w:t>
      </w:r>
      <w:r w:rsidR="00AF311D">
        <w:t xml:space="preserve"> </w:t>
      </w:r>
      <w:bookmarkEnd w:id="340"/>
      <w:bookmarkEnd w:id="341"/>
      <w:r w:rsidR="00AF311D">
        <w:t>que j’ai ajouté pour l’entité commentaire et l’entité Post.</w:t>
      </w:r>
    </w:p>
    <w:p w:rsidR="00AF311D" w:rsidRDefault="002D0934" w:rsidP="00AF311D">
      <w:r>
        <w:t xml:space="preserve">      </w:t>
      </w:r>
      <w:r w:rsidR="00AF311D">
        <w:t xml:space="preserve">A noter dans les développements des interfaces responsables aux appels </w:t>
      </w:r>
      <w:r w:rsidR="005328E2">
        <w:t>web service</w:t>
      </w:r>
      <w:r w:rsidR="00AF311D">
        <w:t xml:space="preserve"> au serveur SPAD RealTime, </w:t>
      </w:r>
      <w:r w:rsidR="00685D56">
        <w:t>qu’</w:t>
      </w:r>
      <w:r w:rsidR="00AF311D">
        <w:t xml:space="preserve">on peut passer une liste de </w:t>
      </w:r>
      <w:r w:rsidR="00E00318">
        <w:t>model à jouer sur un message.</w:t>
      </w:r>
    </w:p>
    <w:p w:rsidR="00AF311D" w:rsidRPr="00000D8E" w:rsidRDefault="00AF311D" w:rsidP="00AF311D">
      <w:r>
        <w:t>Image classe interface wrapper liste</w:t>
      </w:r>
      <w:r w:rsidR="00685D56">
        <w:t xml:space="preserve"> (Manque l’image !)</w:t>
      </w:r>
    </w:p>
    <w:p w:rsidR="00AF311D" w:rsidRPr="002D0934" w:rsidRDefault="00AF311D" w:rsidP="002D0934">
      <w:pPr>
        <w:pStyle w:val="Titre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w:t>
      </w:r>
      <w:r w:rsidR="00685D56">
        <w:t>Social</w:t>
      </w:r>
      <w:r w:rsidR="00E00318">
        <w:t>, j’</w:t>
      </w:r>
      <w:r w:rsidR="00685D56">
        <w:t>ai été</w:t>
      </w:r>
      <w:r w:rsidR="00AF311D" w:rsidRPr="002D0934">
        <w:t xml:space="preserve">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r w:rsidR="00AF311D" w:rsidRPr="002D0934">
        <w:rPr>
          <w:i/>
        </w:rPr>
        <w:t>BusinessMotif</w:t>
      </w:r>
      <w:r w:rsidR="00E00318">
        <w:rPr>
          <w:sz w:val="30"/>
          <w:szCs w:val="30"/>
        </w:rPr>
        <w:t>.</w:t>
      </w:r>
    </w:p>
    <w:p w:rsidR="00361236" w:rsidRDefault="00361236" w:rsidP="00361236">
      <w:pPr>
        <w:jc w:val="center"/>
      </w:pPr>
      <w:r>
        <w:rPr>
          <w:noProof/>
          <w:lang w:eastAsia="fr-FR"/>
        </w:rPr>
        <w:drawing>
          <wp:inline distT="0" distB="0" distL="0" distR="0" wp14:anchorId="177598AD" wp14:editId="156ED5DB">
            <wp:extent cx="5019341" cy="2848707"/>
            <wp:effectExtent l="0" t="0" r="0" b="8890"/>
            <wp:docPr id="24"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3367" cy="2862343"/>
                    </a:xfrm>
                    <a:prstGeom prst="rect">
                      <a:avLst/>
                    </a:prstGeom>
                    <a:noFill/>
                    <a:ln>
                      <a:noFill/>
                    </a:ln>
                  </pic:spPr>
                </pic:pic>
              </a:graphicData>
            </a:graphic>
          </wp:inline>
        </w:drawing>
      </w:r>
    </w:p>
    <w:p w:rsidR="00361236" w:rsidRDefault="00361236" w:rsidP="00361236">
      <w:pPr>
        <w:jc w:val="center"/>
      </w:pPr>
      <w:bookmarkStart w:id="342" w:name="_Toc429059363"/>
      <w:bookmarkStart w:id="343" w:name="_Toc429076599"/>
      <w:r>
        <w:t xml:space="preserve">Figure </w:t>
      </w:r>
      <w:r w:rsidR="00F249A1">
        <w:fldChar w:fldCharType="begin"/>
      </w:r>
      <w:r w:rsidR="005B0F1B">
        <w:instrText xml:space="preserve"> SEQ Figure \* ARABIC </w:instrText>
      </w:r>
      <w:r w:rsidR="00F249A1">
        <w:fldChar w:fldCharType="separate"/>
      </w:r>
      <w:r>
        <w:rPr>
          <w:noProof/>
        </w:rPr>
        <w:t>18</w:t>
      </w:r>
      <w:r w:rsidR="00F249A1">
        <w:rPr>
          <w:noProof/>
        </w:rPr>
        <w:fldChar w:fldCharType="end"/>
      </w:r>
      <w:r>
        <w:t>:Capture d'écran</w:t>
      </w:r>
      <w:r w:rsidR="0072485B">
        <w:t xml:space="preserve"> du tableau de bord du module </w:t>
      </w:r>
      <w:bookmarkEnd w:id="342"/>
      <w:r w:rsidR="00685D56">
        <w:t>Social</w:t>
      </w:r>
      <w:bookmarkEnd w:id="343"/>
    </w:p>
    <w:p w:rsidR="00AF311D" w:rsidRDefault="002D0934" w:rsidP="00AF311D">
      <w:r>
        <w:lastRenderedPageBreak/>
        <w:t xml:space="preserve">      De plus, il m’a </w:t>
      </w:r>
      <w:r w:rsidR="00AF311D">
        <w:t>été demandé de rendre le champ de la</w:t>
      </w:r>
      <w:r>
        <w:t xml:space="preserve"> qualification éditable pour requalifier</w:t>
      </w:r>
      <w:r w:rsidR="00AF311D">
        <w:t xml:space="preserve"> </w:t>
      </w:r>
      <w:r w:rsidR="00FB2CC5">
        <w:t>le motif et pour appeler en même temps la fonction d’apprentissage du serveur SPAD.</w:t>
      </w:r>
    </w:p>
    <w:p w:rsidR="00361236" w:rsidRDefault="00361236" w:rsidP="00361236">
      <w:pPr>
        <w:jc w:val="center"/>
      </w:pPr>
      <w:r>
        <w:rPr>
          <w:noProof/>
          <w:lang w:eastAsia="fr-FR"/>
        </w:rPr>
        <w:drawing>
          <wp:inline distT="0" distB="0" distL="0" distR="0" wp14:anchorId="580EDE17" wp14:editId="4D6B06A6">
            <wp:extent cx="5038932" cy="4211515"/>
            <wp:effectExtent l="0" t="0" r="0" b="0"/>
            <wp:docPr id="25"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0326" cy="4229396"/>
                    </a:xfrm>
                    <a:prstGeom prst="rect">
                      <a:avLst/>
                    </a:prstGeom>
                    <a:noFill/>
                    <a:ln>
                      <a:noFill/>
                    </a:ln>
                  </pic:spPr>
                </pic:pic>
              </a:graphicData>
            </a:graphic>
          </wp:inline>
        </w:drawing>
      </w:r>
    </w:p>
    <w:p w:rsidR="00361236" w:rsidRDefault="00361236" w:rsidP="00361236">
      <w:pPr>
        <w:jc w:val="center"/>
      </w:pPr>
      <w:bookmarkStart w:id="344" w:name="_Toc429059364"/>
      <w:bookmarkStart w:id="345" w:name="_Toc429076600"/>
      <w:r>
        <w:t xml:space="preserve">Figure </w:t>
      </w:r>
      <w:r w:rsidR="00F249A1">
        <w:fldChar w:fldCharType="begin"/>
      </w:r>
      <w:r w:rsidR="005B0F1B">
        <w:instrText xml:space="preserve"> SEQ Figure \* ARABIC </w:instrText>
      </w:r>
      <w:r w:rsidR="00F249A1">
        <w:fldChar w:fldCharType="separate"/>
      </w:r>
      <w:r>
        <w:rPr>
          <w:noProof/>
        </w:rPr>
        <w:t>19</w:t>
      </w:r>
      <w:r w:rsidR="00F249A1">
        <w:rPr>
          <w:noProof/>
        </w:rPr>
        <w:fldChar w:fldCharType="end"/>
      </w:r>
      <w:r>
        <w:t>:Capture d’écran</w:t>
      </w:r>
      <w:r w:rsidR="00FB2CC5">
        <w:t xml:space="preserve"> de l’édition de la qualification</w:t>
      </w:r>
      <w:bookmarkEnd w:id="344"/>
      <w:bookmarkEnd w:id="345"/>
      <w:r w:rsidR="00FB2CC5">
        <w:t xml:space="preserve"> </w:t>
      </w:r>
    </w:p>
    <w:p w:rsidR="004D38D0" w:rsidRDefault="004D38D0" w:rsidP="00603BFB">
      <w:pPr>
        <w:pStyle w:val="Titre3"/>
      </w:pPr>
      <w:bookmarkStart w:id="346" w:name="_Toc428305899"/>
      <w:bookmarkStart w:id="347" w:name="_Toc428306437"/>
      <w:bookmarkStart w:id="348" w:name="_Toc428613344"/>
      <w:bookmarkStart w:id="349" w:name="_Toc428908818"/>
      <w:bookmarkStart w:id="350" w:name="_Toc428916999"/>
      <w:bookmarkStart w:id="351" w:name="_Toc428984332"/>
      <w:bookmarkStart w:id="352" w:name="_Toc429002643"/>
      <w:bookmarkStart w:id="353" w:name="_Toc429003378"/>
      <w:bookmarkStart w:id="354" w:name="_Toc429076724"/>
      <w:bookmarkStart w:id="355" w:name="_Toc429077240"/>
      <w:bookmarkStart w:id="356" w:name="_Toc429077898"/>
      <w:r>
        <w:t>Bilan</w:t>
      </w:r>
      <w:bookmarkEnd w:id="346"/>
      <w:bookmarkEnd w:id="347"/>
      <w:bookmarkEnd w:id="348"/>
      <w:bookmarkEnd w:id="349"/>
      <w:bookmarkEnd w:id="350"/>
      <w:bookmarkEnd w:id="351"/>
      <w:bookmarkEnd w:id="352"/>
      <w:bookmarkEnd w:id="353"/>
      <w:bookmarkEnd w:id="354"/>
      <w:bookmarkEnd w:id="355"/>
      <w:bookmarkEnd w:id="356"/>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w:t>
      </w:r>
      <w:r w:rsidR="00685D56">
        <w:t>de</w:t>
      </w:r>
      <w:r>
        <w:t xml:space="preserve"> l’équipe SPAD ou</w:t>
      </w:r>
      <w:r w:rsidR="00685D56">
        <w:t xml:space="preserve"> de</w:t>
      </w:r>
      <w:r>
        <w:t xml:space="preserve">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685D56" w:rsidRDefault="00CA2532" w:rsidP="000520E5">
      <w:r>
        <w:t xml:space="preserve">      </w:t>
      </w:r>
      <w:r w:rsidR="002D0934">
        <w:t>Toujours en cours de développement,</w:t>
      </w:r>
      <w:r w:rsidR="002D0934" w:rsidRPr="00835767">
        <w:t xml:space="preserve"> </w:t>
      </w:r>
      <w:r w:rsidR="002D0934">
        <w:t xml:space="preserve">la finalité de ce projet est de remplacer l’existant connecteur </w:t>
      </w:r>
      <w:r w:rsidR="00685D56">
        <w:t xml:space="preserve">Social </w:t>
      </w:r>
      <w:r w:rsidR="002D0934">
        <w:t xml:space="preserve">par un module indépendant avec des </w:t>
      </w:r>
      <w:r w:rsidR="00FB2CC5">
        <w:t>fonctions plus avancé comme le T</w:t>
      </w:r>
      <w:r w:rsidR="002D0934">
        <w:t>ext</w:t>
      </w:r>
      <w:r w:rsidR="00FB2CC5">
        <w:t xml:space="preserve"> m</w:t>
      </w:r>
      <w:r w:rsidR="002D0934">
        <w:t>ining</w:t>
      </w:r>
      <w:r w:rsidR="00FB2CC5">
        <w:t xml:space="preserve"> [15]</w:t>
      </w:r>
      <w:r w:rsidR="002D0934">
        <w:t xml:space="preserve"> qui répond aux attentes des clients.</w:t>
      </w:r>
    </w:p>
    <w:p w:rsidR="00EC12A1" w:rsidRPr="000520E5" w:rsidRDefault="00EC12A1" w:rsidP="000520E5">
      <w:pPr>
        <w:sectPr w:rsidR="00EC12A1" w:rsidRPr="000520E5" w:rsidSect="00280C0A">
          <w:pgSz w:w="11906" w:h="16838"/>
          <w:pgMar w:top="1440" w:right="1983" w:bottom="1440" w:left="1985" w:header="708" w:footer="708" w:gutter="0"/>
          <w:cols w:space="708"/>
          <w:titlePg/>
          <w:docGrid w:linePitch="360"/>
        </w:sectPr>
      </w:pPr>
    </w:p>
    <w:p w:rsidR="001D271A" w:rsidRDefault="001D271A" w:rsidP="00B24E5C">
      <w:pPr>
        <w:pStyle w:val="Sansinterligne"/>
      </w:pPr>
      <w:r>
        <w:lastRenderedPageBreak/>
        <w:t>Partie 3</w:t>
      </w:r>
    </w:p>
    <w:p w:rsidR="001D271A" w:rsidRDefault="001D271A" w:rsidP="001D271A">
      <w:pPr>
        <w:pStyle w:val="Titre1"/>
        <w:spacing w:line="600" w:lineRule="auto"/>
        <w:ind w:left="0"/>
      </w:pPr>
      <w:bookmarkStart w:id="357" w:name="_Toc428223731"/>
      <w:bookmarkStart w:id="358" w:name="_Toc428223946"/>
      <w:bookmarkStart w:id="359" w:name="_Toc428224038"/>
      <w:bookmarkStart w:id="360" w:name="_Toc429077899"/>
      <w:r w:rsidRPr="00AC32CA">
        <w:t>Bilan</w:t>
      </w:r>
      <w:bookmarkEnd w:id="357"/>
      <w:bookmarkEnd w:id="358"/>
      <w:bookmarkEnd w:id="359"/>
      <w:bookmarkEnd w:id="360"/>
    </w:p>
    <w:p w:rsidR="00666706" w:rsidRDefault="001D271A" w:rsidP="008641C7">
      <w:pPr>
        <w:spacing w:after="0" w:line="240" w:lineRule="auto"/>
        <w:rPr>
          <w:rFonts w:cs="Times New Roman"/>
          <w:b/>
          <w:szCs w:val="24"/>
        </w:rPr>
      </w:pPr>
      <w:r w:rsidRPr="00B902AA">
        <w:rPr>
          <w:rFonts w:cs="Times New Roman"/>
          <w:b/>
          <w:szCs w:val="24"/>
        </w:rPr>
        <w:t>Sommaire</w:t>
      </w:r>
    </w:p>
    <w:p w:rsidR="00DB4C3D" w:rsidRPr="008641C7" w:rsidRDefault="00E22F05" w:rsidP="00D9415A">
      <w:pPr>
        <w:rPr>
          <w:rFonts w:ascii="Cambria" w:eastAsiaTheme="minorEastAsia" w:hAnsi="Cambria"/>
          <w:iCs/>
          <w:noProof/>
          <w:lang w:eastAsia="fr-FR"/>
        </w:rPr>
      </w:pPr>
      <w:r w:rsidRPr="008641C7">
        <w:pict>
          <v:rect id="_x0000_i1030" style="width:453.6pt;height:1pt" o:hralign="center" o:hrstd="t" o:hrnoshade="t" o:hr="t" fillcolor="black [3213]" stroked="f"/>
        </w:pict>
      </w:r>
      <w:r w:rsidR="00F249A1" w:rsidRPr="008641C7">
        <w:fldChar w:fldCharType="begin"/>
      </w:r>
      <w:r w:rsidR="00666706" w:rsidRPr="008641C7">
        <w:instrText xml:space="preserve"> TOC \o "2-3" \h \z \u </w:instrText>
      </w:r>
      <w:r w:rsidR="00F249A1" w:rsidRPr="008641C7">
        <w:fldChar w:fldCharType="separate"/>
      </w:r>
    </w:p>
    <w:p w:rsidR="00DB4C3D" w:rsidRPr="008641C7" w:rsidRDefault="00E22F05" w:rsidP="00D9415A">
      <w:pPr>
        <w:pStyle w:val="TM2"/>
        <w:spacing w:line="360" w:lineRule="auto"/>
        <w:rPr>
          <w:rFonts w:eastAsiaTheme="minorEastAsia"/>
          <w:lang w:eastAsia="fr-FR"/>
        </w:rPr>
      </w:pPr>
      <w:hyperlink w:anchor="_Toc428917000" w:history="1">
        <w:r w:rsidR="00DB4C3D" w:rsidRPr="008641C7">
          <w:rPr>
            <w:rStyle w:val="Lienhypertexte"/>
            <w:rFonts w:ascii="Cambria" w:hAnsi="Cambria"/>
            <w:u w:val="none"/>
          </w:rPr>
          <w:t>3.1</w:t>
        </w:r>
        <w:r w:rsidR="00DB4C3D" w:rsidRPr="008641C7">
          <w:rPr>
            <w:rFonts w:eastAsiaTheme="minorEastAsia"/>
            <w:lang w:eastAsia="fr-FR"/>
          </w:rPr>
          <w:tab/>
        </w:r>
        <w:r w:rsidR="00DB4C3D" w:rsidRPr="008641C7">
          <w:rPr>
            <w:rStyle w:val="Lienhypertexte"/>
            <w:rFonts w:ascii="Cambria" w:hAnsi="Cambria"/>
            <w:u w:val="none"/>
          </w:rPr>
          <w:t>Résultats obtenus</w:t>
        </w:r>
        <w:r w:rsidR="00DB4C3D" w:rsidRPr="008641C7">
          <w:rPr>
            <w:webHidden/>
          </w:rPr>
          <w:tab/>
        </w:r>
        <w:r w:rsidR="00F249A1" w:rsidRPr="008641C7">
          <w:rPr>
            <w:webHidden/>
          </w:rPr>
          <w:fldChar w:fldCharType="begin"/>
        </w:r>
        <w:r w:rsidR="00DB4C3D" w:rsidRPr="008641C7">
          <w:rPr>
            <w:webHidden/>
          </w:rPr>
          <w:instrText xml:space="preserve"> PAGEREF _Toc428917000 \h </w:instrText>
        </w:r>
        <w:r w:rsidR="00F249A1" w:rsidRPr="008641C7">
          <w:rPr>
            <w:webHidden/>
          </w:rPr>
        </w:r>
        <w:r w:rsidR="00F249A1" w:rsidRPr="008641C7">
          <w:rPr>
            <w:webHidden/>
          </w:rPr>
          <w:fldChar w:fldCharType="separate"/>
        </w:r>
        <w:r w:rsidR="00B24E5C" w:rsidRPr="008641C7">
          <w:rPr>
            <w:webHidden/>
          </w:rPr>
          <w:t>40</w:t>
        </w:r>
        <w:r w:rsidR="00F249A1" w:rsidRPr="008641C7">
          <w:rPr>
            <w:webHidden/>
          </w:rPr>
          <w:fldChar w:fldCharType="end"/>
        </w:r>
      </w:hyperlink>
    </w:p>
    <w:p w:rsidR="00DB4C3D" w:rsidRPr="008641C7" w:rsidRDefault="00E22F05" w:rsidP="00D9415A">
      <w:pPr>
        <w:pStyle w:val="TM3"/>
        <w:rPr>
          <w:rFonts w:eastAsiaTheme="minorEastAsia"/>
          <w:noProof/>
          <w:szCs w:val="22"/>
          <w:lang w:eastAsia="fr-FR"/>
        </w:rPr>
      </w:pPr>
      <w:hyperlink w:anchor="_Toc428917001" w:history="1">
        <w:r w:rsidR="00DB4C3D" w:rsidRPr="008641C7">
          <w:rPr>
            <w:rStyle w:val="Lienhypertexte"/>
            <w:rFonts w:ascii="Cambria" w:hAnsi="Cambria"/>
            <w:i w:val="0"/>
            <w:noProof/>
            <w:sz w:val="24"/>
            <w:u w:val="none"/>
          </w:rPr>
          <w:t>3.1.1</w:t>
        </w:r>
        <w:r w:rsidR="00DB4C3D" w:rsidRPr="008641C7">
          <w:rPr>
            <w:rFonts w:eastAsiaTheme="minorEastAsia"/>
            <w:noProof/>
            <w:szCs w:val="22"/>
            <w:lang w:eastAsia="fr-FR"/>
          </w:rPr>
          <w:tab/>
        </w:r>
        <w:r w:rsidR="00DB4C3D" w:rsidRPr="008641C7">
          <w:rPr>
            <w:rStyle w:val="Lienhypertexte"/>
            <w:rFonts w:ascii="Cambria" w:hAnsi="Cambria"/>
            <w:i w:val="0"/>
            <w:noProof/>
            <w:sz w:val="24"/>
            <w:u w:val="none"/>
          </w:rPr>
          <w:t>Mise en œuvre de l’approche Domain-driven design</w:t>
        </w:r>
        <w:r w:rsidR="00DB4C3D" w:rsidRPr="008641C7">
          <w:rPr>
            <w:noProof/>
            <w:webHidden/>
          </w:rPr>
          <w:tab/>
        </w:r>
        <w:r w:rsidR="00F249A1" w:rsidRPr="008641C7">
          <w:rPr>
            <w:noProof/>
            <w:webHidden/>
          </w:rPr>
          <w:fldChar w:fldCharType="begin"/>
        </w:r>
        <w:r w:rsidR="00DB4C3D" w:rsidRPr="008641C7">
          <w:rPr>
            <w:noProof/>
            <w:webHidden/>
          </w:rPr>
          <w:instrText xml:space="preserve"> PAGEREF _Toc428917001 \h </w:instrText>
        </w:r>
        <w:r w:rsidR="00F249A1" w:rsidRPr="008641C7">
          <w:rPr>
            <w:noProof/>
            <w:webHidden/>
          </w:rPr>
        </w:r>
        <w:r w:rsidR="00F249A1" w:rsidRPr="008641C7">
          <w:rPr>
            <w:noProof/>
            <w:webHidden/>
          </w:rPr>
          <w:fldChar w:fldCharType="separate"/>
        </w:r>
        <w:r w:rsidR="00B24E5C" w:rsidRPr="008641C7">
          <w:rPr>
            <w:noProof/>
            <w:webHidden/>
          </w:rPr>
          <w:t>40</w:t>
        </w:r>
        <w:r w:rsidR="00F249A1" w:rsidRPr="008641C7">
          <w:rPr>
            <w:noProof/>
            <w:webHidden/>
          </w:rPr>
          <w:fldChar w:fldCharType="end"/>
        </w:r>
      </w:hyperlink>
    </w:p>
    <w:p w:rsidR="00DB4C3D" w:rsidRPr="008641C7" w:rsidRDefault="00E22F05" w:rsidP="00D9415A">
      <w:pPr>
        <w:pStyle w:val="TM3"/>
        <w:rPr>
          <w:rFonts w:eastAsiaTheme="minorEastAsia"/>
          <w:noProof/>
          <w:szCs w:val="22"/>
          <w:lang w:eastAsia="fr-FR"/>
        </w:rPr>
      </w:pPr>
      <w:hyperlink w:anchor="_Toc428917002" w:history="1">
        <w:r w:rsidR="00DB4C3D" w:rsidRPr="008641C7">
          <w:rPr>
            <w:rStyle w:val="Lienhypertexte"/>
            <w:rFonts w:ascii="Cambria" w:hAnsi="Cambria"/>
            <w:i w:val="0"/>
            <w:noProof/>
            <w:sz w:val="24"/>
            <w:u w:val="none"/>
          </w:rPr>
          <w:t>3.1.2</w:t>
        </w:r>
        <w:r w:rsidR="00DB4C3D" w:rsidRPr="008641C7">
          <w:rPr>
            <w:rFonts w:eastAsiaTheme="minorEastAsia"/>
            <w:noProof/>
            <w:szCs w:val="22"/>
            <w:lang w:eastAsia="fr-FR"/>
          </w:rPr>
          <w:tab/>
        </w:r>
        <w:r w:rsidR="00DB4C3D" w:rsidRPr="008641C7">
          <w:rPr>
            <w:rStyle w:val="Lienhypertexte"/>
            <w:rFonts w:ascii="Cambria" w:hAnsi="Cambria"/>
            <w:i w:val="0"/>
            <w:noProof/>
            <w:sz w:val="24"/>
            <w:u w:val="none"/>
          </w:rPr>
          <w:t>Planificateur de tache de hautes disponibilités</w:t>
        </w:r>
        <w:r w:rsidR="00DB4C3D" w:rsidRPr="008641C7">
          <w:rPr>
            <w:noProof/>
            <w:webHidden/>
          </w:rPr>
          <w:tab/>
        </w:r>
        <w:r w:rsidR="00F249A1" w:rsidRPr="008641C7">
          <w:rPr>
            <w:noProof/>
            <w:webHidden/>
          </w:rPr>
          <w:fldChar w:fldCharType="begin"/>
        </w:r>
        <w:r w:rsidR="00DB4C3D" w:rsidRPr="008641C7">
          <w:rPr>
            <w:noProof/>
            <w:webHidden/>
          </w:rPr>
          <w:instrText xml:space="preserve"> PAGEREF _Toc428917002 \h </w:instrText>
        </w:r>
        <w:r w:rsidR="00F249A1" w:rsidRPr="008641C7">
          <w:rPr>
            <w:noProof/>
            <w:webHidden/>
          </w:rPr>
        </w:r>
        <w:r w:rsidR="00F249A1" w:rsidRPr="008641C7">
          <w:rPr>
            <w:noProof/>
            <w:webHidden/>
          </w:rPr>
          <w:fldChar w:fldCharType="separate"/>
        </w:r>
        <w:r w:rsidR="00B24E5C" w:rsidRPr="008641C7">
          <w:rPr>
            <w:noProof/>
            <w:webHidden/>
          </w:rPr>
          <w:t>40</w:t>
        </w:r>
        <w:r w:rsidR="00F249A1" w:rsidRPr="008641C7">
          <w:rPr>
            <w:noProof/>
            <w:webHidden/>
          </w:rPr>
          <w:fldChar w:fldCharType="end"/>
        </w:r>
      </w:hyperlink>
    </w:p>
    <w:p w:rsidR="00DB4C3D" w:rsidRPr="008641C7" w:rsidRDefault="00E22F05" w:rsidP="00D9415A">
      <w:pPr>
        <w:pStyle w:val="TM3"/>
        <w:rPr>
          <w:rFonts w:eastAsiaTheme="minorEastAsia"/>
          <w:noProof/>
          <w:szCs w:val="22"/>
          <w:lang w:eastAsia="fr-FR"/>
        </w:rPr>
      </w:pPr>
      <w:hyperlink w:anchor="_Toc428917003" w:history="1">
        <w:r w:rsidR="00DB4C3D" w:rsidRPr="008641C7">
          <w:rPr>
            <w:rStyle w:val="Lienhypertexte"/>
            <w:rFonts w:ascii="Cambria" w:hAnsi="Cambria"/>
            <w:i w:val="0"/>
            <w:noProof/>
            <w:sz w:val="24"/>
            <w:u w:val="none"/>
          </w:rPr>
          <w:t>3.1.3</w:t>
        </w:r>
        <w:r w:rsidR="00DB4C3D" w:rsidRPr="008641C7">
          <w:rPr>
            <w:rFonts w:eastAsiaTheme="minorEastAsia"/>
            <w:noProof/>
            <w:szCs w:val="22"/>
            <w:lang w:eastAsia="fr-FR"/>
          </w:rPr>
          <w:tab/>
        </w:r>
        <w:r w:rsidR="00DB4C3D" w:rsidRPr="008641C7">
          <w:rPr>
            <w:rStyle w:val="Lienhypertexte"/>
            <w:rFonts w:ascii="Cambria" w:hAnsi="Cambria"/>
            <w:i w:val="0"/>
            <w:noProof/>
            <w:sz w:val="24"/>
            <w:u w:val="none"/>
          </w:rPr>
          <w:t>Intégration de la Text</w:t>
        </w:r>
        <w:r w:rsidR="001B28C5" w:rsidRPr="008641C7">
          <w:rPr>
            <w:rStyle w:val="Lienhypertexte"/>
            <w:rFonts w:ascii="Cambria" w:hAnsi="Cambria"/>
            <w:i w:val="0"/>
            <w:noProof/>
            <w:sz w:val="24"/>
            <w:u w:val="none"/>
          </w:rPr>
          <w:t xml:space="preserve"> </w:t>
        </w:r>
        <w:r w:rsidR="00DB4C3D" w:rsidRPr="008641C7">
          <w:rPr>
            <w:rStyle w:val="Lienhypertexte"/>
            <w:rFonts w:ascii="Cambria" w:hAnsi="Cambria"/>
            <w:i w:val="0"/>
            <w:noProof/>
            <w:sz w:val="24"/>
            <w:u w:val="none"/>
          </w:rPr>
          <w:t>mining  dans le module social</w:t>
        </w:r>
        <w:r w:rsidR="00DB4C3D" w:rsidRPr="008641C7">
          <w:rPr>
            <w:noProof/>
            <w:webHidden/>
          </w:rPr>
          <w:tab/>
        </w:r>
        <w:r w:rsidR="00F249A1" w:rsidRPr="008641C7">
          <w:rPr>
            <w:noProof/>
            <w:webHidden/>
          </w:rPr>
          <w:fldChar w:fldCharType="begin"/>
        </w:r>
        <w:r w:rsidR="00DB4C3D" w:rsidRPr="008641C7">
          <w:rPr>
            <w:noProof/>
            <w:webHidden/>
          </w:rPr>
          <w:instrText xml:space="preserve"> PAGEREF _Toc428917003 \h </w:instrText>
        </w:r>
        <w:r w:rsidR="00F249A1" w:rsidRPr="008641C7">
          <w:rPr>
            <w:noProof/>
            <w:webHidden/>
          </w:rPr>
        </w:r>
        <w:r w:rsidR="00F249A1" w:rsidRPr="008641C7">
          <w:rPr>
            <w:noProof/>
            <w:webHidden/>
          </w:rPr>
          <w:fldChar w:fldCharType="separate"/>
        </w:r>
        <w:r w:rsidR="00B24E5C" w:rsidRPr="008641C7">
          <w:rPr>
            <w:noProof/>
            <w:webHidden/>
          </w:rPr>
          <w:t>41</w:t>
        </w:r>
        <w:r w:rsidR="00F249A1" w:rsidRPr="008641C7">
          <w:rPr>
            <w:noProof/>
            <w:webHidden/>
          </w:rPr>
          <w:fldChar w:fldCharType="end"/>
        </w:r>
      </w:hyperlink>
    </w:p>
    <w:p w:rsidR="00DB4C3D" w:rsidRPr="008641C7" w:rsidRDefault="00E22F05" w:rsidP="00D9415A">
      <w:pPr>
        <w:pStyle w:val="TM2"/>
        <w:spacing w:line="360" w:lineRule="auto"/>
        <w:rPr>
          <w:rFonts w:eastAsiaTheme="minorEastAsia"/>
          <w:lang w:eastAsia="fr-FR"/>
        </w:rPr>
      </w:pPr>
      <w:hyperlink w:anchor="_Toc428917004" w:history="1">
        <w:r w:rsidR="00DB4C3D" w:rsidRPr="008641C7">
          <w:rPr>
            <w:rStyle w:val="Lienhypertexte"/>
            <w:rFonts w:ascii="Cambria" w:hAnsi="Cambria"/>
            <w:u w:val="none"/>
          </w:rPr>
          <w:t>3.2</w:t>
        </w:r>
        <w:r w:rsidR="00DB4C3D" w:rsidRPr="008641C7">
          <w:rPr>
            <w:rFonts w:eastAsiaTheme="minorEastAsia"/>
            <w:lang w:eastAsia="fr-FR"/>
          </w:rPr>
          <w:tab/>
        </w:r>
        <w:r w:rsidR="00DB4C3D" w:rsidRPr="008641C7">
          <w:rPr>
            <w:rStyle w:val="Lienhypertexte"/>
            <w:rFonts w:ascii="Cambria" w:hAnsi="Cambria"/>
            <w:u w:val="none"/>
          </w:rPr>
          <w:t>Difficultés rencontrées</w:t>
        </w:r>
        <w:r w:rsidR="00DB4C3D" w:rsidRPr="008641C7">
          <w:rPr>
            <w:webHidden/>
          </w:rPr>
          <w:tab/>
        </w:r>
        <w:r w:rsidR="00F249A1" w:rsidRPr="008641C7">
          <w:rPr>
            <w:webHidden/>
          </w:rPr>
          <w:fldChar w:fldCharType="begin"/>
        </w:r>
        <w:r w:rsidR="00DB4C3D" w:rsidRPr="008641C7">
          <w:rPr>
            <w:webHidden/>
          </w:rPr>
          <w:instrText xml:space="preserve"> PAGEREF _Toc428917004 \h </w:instrText>
        </w:r>
        <w:r w:rsidR="00F249A1" w:rsidRPr="008641C7">
          <w:rPr>
            <w:webHidden/>
          </w:rPr>
        </w:r>
        <w:r w:rsidR="00F249A1" w:rsidRPr="008641C7">
          <w:rPr>
            <w:webHidden/>
          </w:rPr>
          <w:fldChar w:fldCharType="separate"/>
        </w:r>
        <w:r w:rsidR="00B24E5C" w:rsidRPr="008641C7">
          <w:rPr>
            <w:webHidden/>
          </w:rPr>
          <w:t>41</w:t>
        </w:r>
        <w:r w:rsidR="00F249A1" w:rsidRPr="008641C7">
          <w:rPr>
            <w:webHidden/>
          </w:rPr>
          <w:fldChar w:fldCharType="end"/>
        </w:r>
      </w:hyperlink>
    </w:p>
    <w:p w:rsidR="00DB4C3D" w:rsidRPr="008641C7" w:rsidRDefault="00E22F05" w:rsidP="00D9415A">
      <w:pPr>
        <w:pStyle w:val="TM3"/>
        <w:rPr>
          <w:rFonts w:eastAsiaTheme="minorEastAsia"/>
          <w:noProof/>
          <w:szCs w:val="22"/>
          <w:lang w:eastAsia="fr-FR"/>
        </w:rPr>
      </w:pPr>
      <w:hyperlink w:anchor="_Toc428917005" w:history="1">
        <w:r w:rsidR="00DB4C3D" w:rsidRPr="008641C7">
          <w:rPr>
            <w:rStyle w:val="Lienhypertexte"/>
            <w:rFonts w:ascii="Cambria" w:hAnsi="Cambria"/>
            <w:i w:val="0"/>
            <w:noProof/>
            <w:sz w:val="24"/>
            <w:u w:val="none"/>
          </w:rPr>
          <w:t>3.2.1</w:t>
        </w:r>
        <w:r w:rsidR="00DB4C3D" w:rsidRPr="008641C7">
          <w:rPr>
            <w:rFonts w:eastAsiaTheme="minorEastAsia"/>
            <w:noProof/>
            <w:szCs w:val="22"/>
            <w:lang w:eastAsia="fr-FR"/>
          </w:rPr>
          <w:tab/>
        </w:r>
        <w:r w:rsidR="00DB4C3D" w:rsidRPr="008641C7">
          <w:rPr>
            <w:rStyle w:val="Lienhypertexte"/>
            <w:rFonts w:ascii="Cambria" w:hAnsi="Cambria"/>
            <w:i w:val="0"/>
            <w:noProof/>
            <w:sz w:val="24"/>
            <w:u w:val="none"/>
          </w:rPr>
          <w:t>Compilation des modules découplés</w:t>
        </w:r>
        <w:r w:rsidR="00DB4C3D" w:rsidRPr="008641C7">
          <w:rPr>
            <w:noProof/>
            <w:webHidden/>
          </w:rPr>
          <w:tab/>
        </w:r>
        <w:r w:rsidR="00F249A1" w:rsidRPr="008641C7">
          <w:rPr>
            <w:noProof/>
            <w:webHidden/>
          </w:rPr>
          <w:fldChar w:fldCharType="begin"/>
        </w:r>
        <w:r w:rsidR="00DB4C3D" w:rsidRPr="008641C7">
          <w:rPr>
            <w:noProof/>
            <w:webHidden/>
          </w:rPr>
          <w:instrText xml:space="preserve"> PAGEREF _Toc428917005 \h </w:instrText>
        </w:r>
        <w:r w:rsidR="00F249A1" w:rsidRPr="008641C7">
          <w:rPr>
            <w:noProof/>
            <w:webHidden/>
          </w:rPr>
        </w:r>
        <w:r w:rsidR="00F249A1" w:rsidRPr="008641C7">
          <w:rPr>
            <w:noProof/>
            <w:webHidden/>
          </w:rPr>
          <w:fldChar w:fldCharType="separate"/>
        </w:r>
        <w:r w:rsidR="00B24E5C" w:rsidRPr="008641C7">
          <w:rPr>
            <w:noProof/>
            <w:webHidden/>
          </w:rPr>
          <w:t>41</w:t>
        </w:r>
        <w:r w:rsidR="00F249A1" w:rsidRPr="008641C7">
          <w:rPr>
            <w:noProof/>
            <w:webHidden/>
          </w:rPr>
          <w:fldChar w:fldCharType="end"/>
        </w:r>
      </w:hyperlink>
    </w:p>
    <w:p w:rsidR="00DB4C3D" w:rsidRPr="008641C7" w:rsidRDefault="00E22F05" w:rsidP="00D9415A">
      <w:pPr>
        <w:pStyle w:val="TM3"/>
        <w:rPr>
          <w:noProof/>
        </w:rPr>
      </w:pPr>
      <w:hyperlink w:anchor="_Toc428917006" w:history="1">
        <w:r w:rsidR="00DB4C3D" w:rsidRPr="008641C7">
          <w:rPr>
            <w:rStyle w:val="Lienhypertexte"/>
            <w:rFonts w:ascii="Cambria" w:hAnsi="Cambria"/>
            <w:i w:val="0"/>
            <w:noProof/>
            <w:sz w:val="24"/>
          </w:rPr>
          <w:t>3.2.2</w:t>
        </w:r>
        <w:r w:rsidR="00DB4C3D" w:rsidRPr="008641C7">
          <w:rPr>
            <w:rFonts w:eastAsiaTheme="minorEastAsia"/>
            <w:noProof/>
            <w:szCs w:val="22"/>
            <w:lang w:eastAsia="fr-FR"/>
          </w:rPr>
          <w:tab/>
        </w:r>
        <w:r w:rsidR="00DB4C3D" w:rsidRPr="008641C7">
          <w:rPr>
            <w:rStyle w:val="Lienhypertexte"/>
            <w:rFonts w:ascii="Cambria" w:hAnsi="Cambria"/>
            <w:i w:val="0"/>
            <w:noProof/>
            <w:sz w:val="24"/>
          </w:rPr>
          <w:t>Tester l’efficacité de l’algorithme de Text</w:t>
        </w:r>
        <w:r w:rsidR="001B28C5" w:rsidRPr="008641C7">
          <w:rPr>
            <w:rStyle w:val="Lienhypertexte"/>
            <w:rFonts w:ascii="Cambria" w:hAnsi="Cambria"/>
            <w:i w:val="0"/>
            <w:noProof/>
            <w:sz w:val="24"/>
          </w:rPr>
          <w:t xml:space="preserve"> </w:t>
        </w:r>
        <w:r w:rsidR="00DB4C3D" w:rsidRPr="008641C7">
          <w:rPr>
            <w:rStyle w:val="Lienhypertexte"/>
            <w:rFonts w:ascii="Cambria" w:hAnsi="Cambria"/>
            <w:i w:val="0"/>
            <w:noProof/>
            <w:sz w:val="24"/>
          </w:rPr>
          <w:t>mining</w:t>
        </w:r>
        <w:r w:rsidR="00DB4C3D" w:rsidRPr="008641C7">
          <w:rPr>
            <w:noProof/>
            <w:webHidden/>
          </w:rPr>
          <w:tab/>
        </w:r>
        <w:r w:rsidR="00F249A1" w:rsidRPr="008641C7">
          <w:rPr>
            <w:noProof/>
            <w:webHidden/>
          </w:rPr>
          <w:fldChar w:fldCharType="begin"/>
        </w:r>
        <w:r w:rsidR="00DB4C3D" w:rsidRPr="008641C7">
          <w:rPr>
            <w:noProof/>
            <w:webHidden/>
          </w:rPr>
          <w:instrText xml:space="preserve"> PAGEREF _Toc428917006 \h </w:instrText>
        </w:r>
        <w:r w:rsidR="00F249A1" w:rsidRPr="008641C7">
          <w:rPr>
            <w:noProof/>
            <w:webHidden/>
          </w:rPr>
        </w:r>
        <w:r w:rsidR="00F249A1" w:rsidRPr="008641C7">
          <w:rPr>
            <w:noProof/>
            <w:webHidden/>
          </w:rPr>
          <w:fldChar w:fldCharType="separate"/>
        </w:r>
        <w:r w:rsidR="00B24E5C" w:rsidRPr="008641C7">
          <w:rPr>
            <w:noProof/>
            <w:webHidden/>
          </w:rPr>
          <w:t>43</w:t>
        </w:r>
        <w:r w:rsidR="00F249A1" w:rsidRPr="008641C7">
          <w:rPr>
            <w:noProof/>
            <w:webHidden/>
          </w:rPr>
          <w:fldChar w:fldCharType="end"/>
        </w:r>
      </w:hyperlink>
    </w:p>
    <w:p w:rsidR="00F521DC" w:rsidRPr="008641C7" w:rsidRDefault="00E22F05" w:rsidP="00F521DC">
      <w:pPr>
        <w:rPr>
          <w:noProof/>
        </w:rPr>
      </w:pPr>
      <w:r w:rsidRPr="008641C7">
        <w:rPr>
          <w:noProof/>
        </w:rPr>
        <w:pict>
          <v:rect id="_x0000_i1034" style="width:453.6pt;height:1pt" o:hralign="center" o:hrstd="t" o:hrnoshade="t" o:hr="t" fillcolor="black [3213]" stroked="f"/>
        </w:pict>
      </w:r>
    </w:p>
    <w:p w:rsidR="008641C7" w:rsidRPr="008641C7" w:rsidRDefault="008641C7" w:rsidP="00F521DC">
      <w:pPr>
        <w:rPr>
          <w:noProof/>
        </w:rPr>
      </w:pPr>
    </w:p>
    <w:p w:rsidR="00F521DC" w:rsidRPr="008641C7" w:rsidRDefault="00F521DC" w:rsidP="00F521DC">
      <w:pPr>
        <w:rPr>
          <w:noProof/>
        </w:rPr>
        <w:sectPr w:rsidR="00F521DC" w:rsidRPr="008641C7" w:rsidSect="008641C7">
          <w:headerReference w:type="default" r:id="rId46"/>
          <w:headerReference w:type="first" r:id="rId47"/>
          <w:pgSz w:w="11906" w:h="16838"/>
          <w:pgMar w:top="1440" w:right="1985" w:bottom="1440" w:left="1985" w:header="709" w:footer="709" w:gutter="0"/>
          <w:cols w:space="708"/>
          <w:titlePg/>
          <w:docGrid w:linePitch="360"/>
        </w:sectPr>
      </w:pPr>
    </w:p>
    <w:p w:rsidR="00F521DC" w:rsidRDefault="00F249A1" w:rsidP="00E204B7">
      <w:pPr>
        <w:sectPr w:rsidR="00F521DC" w:rsidSect="00280C0A">
          <w:headerReference w:type="first" r:id="rId48"/>
          <w:pgSz w:w="11906" w:h="16838"/>
          <w:pgMar w:top="1440" w:right="1983" w:bottom="1440" w:left="1985" w:header="708" w:footer="708" w:gutter="0"/>
          <w:cols w:space="708"/>
          <w:titlePg/>
          <w:docGrid w:linePitch="360"/>
        </w:sectPr>
      </w:pPr>
      <w:r w:rsidRPr="008641C7">
        <w:lastRenderedPageBreak/>
        <w:fldChar w:fldCharType="end"/>
      </w:r>
    </w:p>
    <w:p w:rsidR="00E204B7" w:rsidRDefault="00E204B7" w:rsidP="006860A8">
      <w:pPr>
        <w:pStyle w:val="Titre2"/>
      </w:pPr>
      <w:bookmarkStart w:id="361" w:name="_Toc428306448"/>
      <w:bookmarkStart w:id="362" w:name="_Toc428623711"/>
      <w:bookmarkStart w:id="363" w:name="_Toc428663949"/>
      <w:bookmarkStart w:id="364" w:name="_Toc428702338"/>
      <w:bookmarkStart w:id="365" w:name="_Toc428908819"/>
      <w:bookmarkStart w:id="366" w:name="_Toc428910446"/>
      <w:bookmarkStart w:id="367" w:name="_Toc428917000"/>
      <w:bookmarkStart w:id="368" w:name="_Toc428984333"/>
      <w:bookmarkStart w:id="369" w:name="_Toc429002644"/>
      <w:bookmarkStart w:id="370" w:name="_Toc429003379"/>
      <w:bookmarkStart w:id="371" w:name="_Toc429076725"/>
      <w:bookmarkStart w:id="372" w:name="_Toc429077241"/>
      <w:bookmarkStart w:id="373" w:name="_Toc429077900"/>
      <w:r>
        <w:lastRenderedPageBreak/>
        <w:t>Résultats obtenus</w:t>
      </w:r>
      <w:bookmarkEnd w:id="361"/>
      <w:bookmarkEnd w:id="362"/>
      <w:bookmarkEnd w:id="363"/>
      <w:bookmarkEnd w:id="364"/>
      <w:bookmarkEnd w:id="365"/>
      <w:bookmarkEnd w:id="366"/>
      <w:bookmarkEnd w:id="367"/>
      <w:bookmarkEnd w:id="368"/>
      <w:bookmarkEnd w:id="369"/>
      <w:bookmarkEnd w:id="370"/>
      <w:bookmarkEnd w:id="371"/>
      <w:bookmarkEnd w:id="372"/>
      <w:bookmarkEnd w:id="373"/>
    </w:p>
    <w:p w:rsidR="000C13BB" w:rsidRPr="000C13BB" w:rsidRDefault="00B54F69" w:rsidP="000C13BB">
      <w:r>
        <w:t xml:space="preserve">      </w:t>
      </w:r>
      <w:r w:rsidR="002C427A">
        <w:t>Durant mon stage</w:t>
      </w:r>
      <w:r w:rsidR="000C13BB">
        <w:t>, j’ai travaillé sur</w:t>
      </w:r>
      <w:r w:rsidR="002C427A">
        <w:t xml:space="preserve"> </w:t>
      </w:r>
      <w:r w:rsidR="000C13BB">
        <w:t>différentes tâches. Cette partie synthétise le travail effectué ainsi que les résultats obtenus afin de les replacer par rapport aux objectifs initiaux qui avaient été fixés</w:t>
      </w:r>
    </w:p>
    <w:p w:rsidR="00E204B7" w:rsidRDefault="00E204B7" w:rsidP="006860A8">
      <w:pPr>
        <w:pStyle w:val="Titre3"/>
      </w:pPr>
      <w:bookmarkStart w:id="374" w:name="_Toc428306449"/>
      <w:bookmarkStart w:id="375" w:name="_Toc428613355"/>
      <w:bookmarkStart w:id="376" w:name="_Toc428623712"/>
      <w:bookmarkStart w:id="377" w:name="_Toc428663950"/>
      <w:bookmarkStart w:id="378" w:name="_Toc428702339"/>
      <w:bookmarkStart w:id="379" w:name="_Toc428908820"/>
      <w:bookmarkStart w:id="380" w:name="_Toc428910447"/>
      <w:bookmarkStart w:id="381" w:name="_Toc428917001"/>
      <w:bookmarkStart w:id="382" w:name="_Toc428984334"/>
      <w:bookmarkStart w:id="383" w:name="_Toc429002645"/>
      <w:bookmarkStart w:id="384" w:name="_Toc429003380"/>
      <w:bookmarkStart w:id="385" w:name="_Toc429076726"/>
      <w:bookmarkStart w:id="386" w:name="_Toc429077242"/>
      <w:bookmarkStart w:id="387" w:name="_Toc429077901"/>
      <w:r w:rsidRPr="00E204B7">
        <w:t>Mise en œuvre de l’approche Domain-driven design</w:t>
      </w:r>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rsidR="000C13BB" w:rsidRDefault="00B54F69" w:rsidP="000C13BB">
      <w:r>
        <w:t xml:space="preserve">      </w:t>
      </w:r>
      <w:r w:rsidR="000C13BB">
        <w:t>Ce premier travail avait avant tout un rôle introductif vis-à-vis de l’environnement logiciel et technique de Coheris</w:t>
      </w:r>
      <w:r w:rsidR="002C427A">
        <w:t>,</w:t>
      </w:r>
      <w:r w:rsidR="000C13BB">
        <w:t xml:space="preserve"> a conduit à mettre en œuvre la nouvelle architecture DDD avec le design pattern CQRS et Event-Sourcing. La structure d’u</w:t>
      </w:r>
      <w:r w:rsidR="002C427A">
        <w:t>n module nouvelle offre Coheris</w:t>
      </w:r>
      <w:r w:rsidR="000C13BB">
        <w:t xml:space="preserve"> permet </w:t>
      </w:r>
      <w:r w:rsidR="002C427A">
        <w:t xml:space="preserve">d’offrir </w:t>
      </w:r>
      <w:r w:rsidR="000C13BB">
        <w:t xml:space="preserve">plus de flexibilité lors de l’ajout des nouvelles fonctionnalités. De plus, il permet la </w:t>
      </w:r>
      <w:r w:rsidR="002C427A">
        <w:t xml:space="preserve">séparation des rôles technique en encapsulant chacun </w:t>
      </w:r>
      <w:r w:rsidR="000C13BB">
        <w:t xml:space="preserve">dans une couche applicative. </w:t>
      </w:r>
    </w:p>
    <w:p w:rsidR="000C13BB" w:rsidRPr="000C13BB" w:rsidRDefault="00B54F69" w:rsidP="000C13BB">
      <w:r>
        <w:t xml:space="preserve">      </w:t>
      </w:r>
      <w:r w:rsidR="000C13BB">
        <w:t>De même, les différentes modes de déploiements nous permettent selon les besoins du client</w:t>
      </w:r>
      <w:r w:rsidR="002C427A">
        <w:t>,</w:t>
      </w:r>
      <w:r w:rsidR="000C13BB">
        <w:t xml:space="preserve"> de choisir</w:t>
      </w:r>
      <w:r w:rsidR="002C427A">
        <w:t xml:space="preserve"> </w:t>
      </w:r>
      <w:r w:rsidR="000C13BB">
        <w:t>qu’elle approche de déploieme</w:t>
      </w:r>
      <w:r w:rsidR="002C427A">
        <w:t xml:space="preserve">nt </w:t>
      </w:r>
      <w:r w:rsidR="00EF1017">
        <w:t xml:space="preserve">il </w:t>
      </w:r>
      <w:r w:rsidR="002C427A">
        <w:t>faudra mettre en œuvre. N’oublions</w:t>
      </w:r>
      <w:r w:rsidR="000C13BB">
        <w:t xml:space="preserve"> pas la possibilité de lancer le module soit en mode on-premise soit en mode multi-tenant. </w:t>
      </w:r>
    </w:p>
    <w:p w:rsidR="00E204B7" w:rsidRDefault="00E204B7" w:rsidP="006860A8">
      <w:pPr>
        <w:pStyle w:val="Titre3"/>
      </w:pPr>
      <w:bookmarkStart w:id="388" w:name="_Toc428306450"/>
      <w:bookmarkStart w:id="389" w:name="_Toc428613356"/>
      <w:bookmarkStart w:id="390" w:name="_Toc428623713"/>
      <w:bookmarkStart w:id="391" w:name="_Toc428663951"/>
      <w:bookmarkStart w:id="392" w:name="_Toc428702340"/>
      <w:bookmarkStart w:id="393" w:name="_Toc428908821"/>
      <w:bookmarkStart w:id="394" w:name="_Toc428910448"/>
      <w:bookmarkStart w:id="395" w:name="_Toc428917002"/>
      <w:bookmarkStart w:id="396" w:name="_Toc428984335"/>
      <w:bookmarkStart w:id="397" w:name="_Toc429002646"/>
      <w:bookmarkStart w:id="398" w:name="_Toc429003381"/>
      <w:bookmarkStart w:id="399" w:name="_Toc429076727"/>
      <w:bookmarkStart w:id="400" w:name="_Toc429077243"/>
      <w:bookmarkStart w:id="401" w:name="_Toc429077902"/>
      <w:r w:rsidRPr="00E204B7">
        <w:t xml:space="preserve">Planificateur de </w:t>
      </w:r>
      <w:r w:rsidR="00EF1017" w:rsidRPr="00E204B7">
        <w:t>t</w:t>
      </w:r>
      <w:r w:rsidR="00EF1017">
        <w:t>â</w:t>
      </w:r>
      <w:r w:rsidR="00EF1017" w:rsidRPr="00E204B7">
        <w:t xml:space="preserve">che </w:t>
      </w:r>
      <w:r w:rsidRPr="00E204B7">
        <w:t>de hautes disponibilités</w:t>
      </w:r>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rsidR="000C13BB" w:rsidRPr="000C13BB" w:rsidRDefault="00B54F69" w:rsidP="000C13BB">
      <w:r>
        <w:t xml:space="preserve">      </w:t>
      </w:r>
      <w:r w:rsidR="000C13BB">
        <w:t xml:space="preserve">Le module </w:t>
      </w:r>
      <w:r w:rsidR="00EF1017">
        <w:t xml:space="preserve">Scheduler </w:t>
      </w:r>
      <w:r w:rsidR="000C13BB">
        <w:t>était une véritable formation sur le Domain-driven design</w:t>
      </w:r>
      <w:bookmarkStart w:id="402" w:name="OLE_LINK64"/>
      <w:bookmarkStart w:id="403" w:name="OLE_LINK65"/>
      <w:r w:rsidR="000C13BB">
        <w:t xml:space="preserve">. Il m’a permis </w:t>
      </w:r>
      <w:bookmarkEnd w:id="402"/>
      <w:bookmarkEnd w:id="403"/>
      <w:r w:rsidR="000C13BB" w:rsidRPr="00C10D6C">
        <w:t>de mieux comprendre le principe</w:t>
      </w:r>
      <w:r w:rsidR="000C13BB">
        <w:t xml:space="preserve"> de l’architecture des modules étudiés dans la première partie des travaux. En effet, </w:t>
      </w:r>
      <w:r w:rsidR="002C427A">
        <w:t>mon travail s’est étalé sur 2</w:t>
      </w:r>
      <w:r w:rsidR="000C13BB">
        <w:t xml:space="preserve"> mois </w:t>
      </w:r>
      <w:r w:rsidR="00EF1017">
        <w:t xml:space="preserve">et </w:t>
      </w:r>
      <w:r w:rsidR="000C13BB">
        <w:t>a permis d’apporter u</w:t>
      </w:r>
      <w:r w:rsidR="002C427A">
        <w:t>n système de planification de tâ</w:t>
      </w:r>
      <w:r w:rsidR="000C13BB">
        <w:t xml:space="preserve">che </w:t>
      </w:r>
      <w:r w:rsidR="002C427A">
        <w:t xml:space="preserve">qui </w:t>
      </w:r>
      <w:r w:rsidR="00EF1017">
        <w:t xml:space="preserve">peut </w:t>
      </w:r>
      <w:r w:rsidR="002C427A">
        <w:t>être déployé</w:t>
      </w:r>
      <w:r w:rsidR="000C13BB" w:rsidRPr="00C10D6C">
        <w:t xml:space="preserve"> </w:t>
      </w:r>
      <w:r w:rsidR="00EF1017">
        <w:t xml:space="preserve">suivant </w:t>
      </w:r>
      <w:r w:rsidR="002C427A">
        <w:t>différent</w:t>
      </w:r>
      <w:r w:rsidR="00EF1017">
        <w:t>s</w:t>
      </w:r>
      <w:r w:rsidR="002C427A">
        <w:t xml:space="preserve"> mode</w:t>
      </w:r>
      <w:r w:rsidR="00EF1017">
        <w:t>s</w:t>
      </w:r>
      <w:r w:rsidR="002C427A">
        <w:t xml:space="preserve">. N’oublions </w:t>
      </w:r>
      <w:r w:rsidR="000C13BB">
        <w:t>pas l’apport de l’intégration du Framework Quartz dans la solution. Ce dernier nous</w:t>
      </w:r>
      <w:r w:rsidR="002C427A">
        <w:t xml:space="preserve"> a</w:t>
      </w:r>
      <w:r w:rsidR="000C13BB">
        <w:t xml:space="preserve"> apporté plusieurs </w:t>
      </w:r>
      <w:r w:rsidR="002C427A">
        <w:t>avantages</w:t>
      </w:r>
      <w:r w:rsidR="000C13BB">
        <w:t xml:space="preserve"> par rapport au scheduler de Coheris</w:t>
      </w:r>
      <w:r w:rsidR="00EF1017">
        <w:t xml:space="preserve"> CRM</w:t>
      </w:r>
      <w:r w:rsidR="000C13BB">
        <w:t> :</w:t>
      </w:r>
      <w:r w:rsidR="000C13BB" w:rsidRPr="00C95563">
        <w:t xml:space="preserve"> La gestion des retards, le multithreading, </w:t>
      </w:r>
      <w:r w:rsidR="002C427A">
        <w:t xml:space="preserve">la </w:t>
      </w:r>
      <w:r w:rsidR="000C13BB" w:rsidRPr="00C95563">
        <w:t xml:space="preserve">mise </w:t>
      </w:r>
      <w:r w:rsidR="002C427A">
        <w:t xml:space="preserve">en </w:t>
      </w:r>
      <w:r w:rsidR="000C13BB" w:rsidRPr="00C95563">
        <w:t>mode cluster,</w:t>
      </w:r>
      <w:r w:rsidR="002C427A">
        <w:t xml:space="preserve"> et </w:t>
      </w:r>
      <w:r w:rsidR="000C13BB" w:rsidRPr="00C95563">
        <w:t>la persistance des tâches</w:t>
      </w:r>
      <w:r w:rsidR="000C13BB">
        <w:t xml:space="preserve">. Le module </w:t>
      </w:r>
      <w:r w:rsidR="00EF1017">
        <w:t xml:space="preserve">Scheduler </w:t>
      </w:r>
      <w:r w:rsidR="000C13BB">
        <w:t>semble donc répondre aux attentes.</w:t>
      </w:r>
    </w:p>
    <w:p w:rsidR="00E204B7" w:rsidRDefault="00E204B7" w:rsidP="006860A8">
      <w:pPr>
        <w:pStyle w:val="Titre3"/>
      </w:pPr>
      <w:bookmarkStart w:id="404" w:name="_Toc428306452"/>
      <w:bookmarkStart w:id="405" w:name="_Toc428613358"/>
      <w:bookmarkStart w:id="406" w:name="_Toc428623715"/>
      <w:bookmarkStart w:id="407" w:name="_Toc428663953"/>
      <w:bookmarkStart w:id="408" w:name="_Toc428702342"/>
      <w:bookmarkStart w:id="409" w:name="_Toc428908822"/>
      <w:bookmarkStart w:id="410" w:name="_Toc428910449"/>
      <w:bookmarkStart w:id="411" w:name="_Toc428917003"/>
      <w:bookmarkStart w:id="412" w:name="_Toc428984336"/>
      <w:bookmarkStart w:id="413" w:name="_Toc429002647"/>
      <w:bookmarkStart w:id="414" w:name="_Toc429003382"/>
      <w:bookmarkStart w:id="415" w:name="_Toc429076728"/>
      <w:bookmarkStart w:id="416" w:name="_Toc429077244"/>
      <w:bookmarkStart w:id="417" w:name="_Toc429077903"/>
      <w:r w:rsidRPr="00E204B7">
        <w:lastRenderedPageBreak/>
        <w:t>Intégration d</w:t>
      </w:r>
      <w:r w:rsidR="00EF1017">
        <w:t>u</w:t>
      </w:r>
      <w:r w:rsidRPr="00E204B7">
        <w:t xml:space="preserve"> Text</w:t>
      </w:r>
      <w:r w:rsidR="001B28C5">
        <w:t xml:space="preserve"> </w:t>
      </w:r>
      <w:r w:rsidRPr="00E204B7">
        <w:t>mining  dans le module social</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rsidR="000C13BB" w:rsidRDefault="00B54F69" w:rsidP="0091042D">
      <w:r>
        <w:t xml:space="preserve">      </w:t>
      </w:r>
      <w:r w:rsidR="000C13BB">
        <w:t>Le module social DDD, comme on l’appe</w:t>
      </w:r>
      <w:r w:rsidR="00EF1017">
        <w:t>l</w:t>
      </w:r>
      <w:r w:rsidR="000C13BB">
        <w:t>l</w:t>
      </w:r>
      <w:r w:rsidR="00EF1017">
        <w:t>e en interne</w:t>
      </w:r>
      <w:r w:rsidR="000C13BB">
        <w:t xml:space="preserve">, est la nouvelle génération du connecteur </w:t>
      </w:r>
      <w:r w:rsidR="00EF1017">
        <w:t xml:space="preserve">Social </w:t>
      </w:r>
      <w:r w:rsidR="000C13BB">
        <w:t xml:space="preserve">existant. Coheris souhaite le vendre comme étant une application indépendante à la fin de l’année 2015. Mon travail a d’une part consisté </w:t>
      </w:r>
      <w:r w:rsidR="00EF1017">
        <w:t xml:space="preserve">à </w:t>
      </w:r>
      <w:r w:rsidR="000C13BB">
        <w:t>mettre en place la structure de ce module e</w:t>
      </w:r>
      <w:r w:rsidR="0091042D">
        <w:t xml:space="preserve">n se basant sur l’approche DDD, </w:t>
      </w:r>
      <w:r w:rsidR="000C13BB">
        <w:t>de préparer</w:t>
      </w:r>
      <w:r w:rsidR="001B28C5">
        <w:t xml:space="preserve"> la migration du connecteur </w:t>
      </w:r>
      <w:r w:rsidR="00EF1017">
        <w:t xml:space="preserve">Social </w:t>
      </w:r>
      <w:r w:rsidR="000C13BB">
        <w:t xml:space="preserve">CRM. </w:t>
      </w:r>
      <w:r w:rsidR="0091042D">
        <w:t>Et d</w:t>
      </w:r>
      <w:r w:rsidR="000C13BB">
        <w:t>’autre part, j’ai eu en charge de créer les fonctionnalités nécessaires</w:t>
      </w:r>
      <w:r w:rsidR="00EF1017">
        <w:t>,</w:t>
      </w:r>
      <w:r w:rsidR="000C13BB">
        <w:t xml:space="preserve"> d’abord pour intégrer SPAD RealTime dans le module</w:t>
      </w:r>
      <w:r w:rsidR="00EF1017">
        <w:t>,</w:t>
      </w:r>
      <w:r w:rsidR="000C13BB">
        <w:t xml:space="preserve"> et ensuite</w:t>
      </w:r>
      <w:r w:rsidR="0091042D">
        <w:t xml:space="preserve"> de</w:t>
      </w:r>
      <w:r w:rsidR="000C13BB">
        <w:t xml:space="preserve"> créer les interfaces de Tests</w:t>
      </w:r>
      <w:r w:rsidR="0091042D">
        <w:t xml:space="preserve"> que</w:t>
      </w:r>
      <w:r w:rsidR="000C13BB">
        <w:t xml:space="preserve"> la solution</w:t>
      </w:r>
      <w:r w:rsidR="0091042D">
        <w:t xml:space="preserve"> nécessite</w:t>
      </w:r>
      <w:r w:rsidR="000C13BB">
        <w:t xml:space="preserve">. </w:t>
      </w:r>
    </w:p>
    <w:p w:rsidR="000C13BB" w:rsidRDefault="00B54F69" w:rsidP="000C13BB">
      <w:r>
        <w:t xml:space="preserve">      </w:t>
      </w:r>
      <w:r w:rsidR="000C13BB">
        <w:t>Cette partie technique a été précédé</w:t>
      </w:r>
      <w:r w:rsidR="00EF1017">
        <w:t>e</w:t>
      </w:r>
      <w:r w:rsidR="000C13BB">
        <w:t xml:space="preserve"> d’une étude complète </w:t>
      </w:r>
      <w:r w:rsidR="00EF1017">
        <w:t xml:space="preserve">du connecteur Social </w:t>
      </w:r>
      <w:r w:rsidR="000C13BB">
        <w:t>existant afin d’</w:t>
      </w:r>
      <w:r w:rsidR="00EF1017">
        <w:t xml:space="preserve">en </w:t>
      </w:r>
      <w:r w:rsidR="000C13BB">
        <w:t xml:space="preserve">extraire les fonctionnalités </w:t>
      </w:r>
      <w:r w:rsidR="00EF1017">
        <w:t>utiles</w:t>
      </w:r>
      <w:r w:rsidR="000C13BB">
        <w:t xml:space="preserve"> pour bien répondre aux besoins</w:t>
      </w:r>
      <w:r w:rsidR="0091042D">
        <w:t>.</w:t>
      </w:r>
    </w:p>
    <w:p w:rsidR="000C13BB" w:rsidRPr="000C13BB" w:rsidRDefault="00B54F69" w:rsidP="000C13BB">
      <w:r>
        <w:t xml:space="preserve">      </w:t>
      </w:r>
      <w:r w:rsidR="000C13BB">
        <w:t>Enfin, mon travail a ainsi permis de mettre en plac</w:t>
      </w:r>
      <w:r w:rsidR="001B28C5">
        <w:t>e une stratégie pour tester le T</w:t>
      </w:r>
      <w:r w:rsidR="000C13BB">
        <w:t>ext</w:t>
      </w:r>
      <w:r w:rsidR="001B28C5">
        <w:t xml:space="preserve"> </w:t>
      </w:r>
      <w:r w:rsidR="000C13BB">
        <w:t>mining sur les posts et les commentaires Facebook.</w:t>
      </w:r>
    </w:p>
    <w:p w:rsidR="00E204B7" w:rsidRDefault="00E204B7" w:rsidP="00CE0B2E">
      <w:pPr>
        <w:pStyle w:val="Titre2"/>
      </w:pPr>
      <w:bookmarkStart w:id="418" w:name="_Toc428306453"/>
      <w:bookmarkStart w:id="419" w:name="_Toc428613359"/>
      <w:bookmarkStart w:id="420" w:name="_Toc428623716"/>
      <w:bookmarkStart w:id="421" w:name="_Toc428663954"/>
      <w:bookmarkStart w:id="422" w:name="_Toc428702343"/>
      <w:bookmarkStart w:id="423" w:name="_Toc428908823"/>
      <w:bookmarkStart w:id="424" w:name="_Toc428910450"/>
      <w:bookmarkStart w:id="425" w:name="_Toc428917004"/>
      <w:bookmarkStart w:id="426" w:name="_Toc428984337"/>
      <w:bookmarkStart w:id="427" w:name="_Toc429002648"/>
      <w:bookmarkStart w:id="428" w:name="_Toc429003383"/>
      <w:bookmarkStart w:id="429" w:name="_Toc429076729"/>
      <w:bookmarkStart w:id="430" w:name="_Toc429077245"/>
      <w:bookmarkStart w:id="431" w:name="_Toc429077904"/>
      <w:r>
        <w:t>Difficultés rencontrées</w:t>
      </w:r>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rsidR="000C13BB" w:rsidRPr="000C13BB" w:rsidRDefault="00B54F69" w:rsidP="000C13BB">
      <w:r>
        <w:t xml:space="preserve">      </w:t>
      </w:r>
      <w:r w:rsidR="000C13BB">
        <w:t>Cette partie a pour but de présenter les éléments qui ont pu ralentir ma progression dans le travail. Je vais principalement aborder des points techniques.</w:t>
      </w:r>
      <w:r w:rsidR="000C13BB" w:rsidRPr="00833129">
        <w:t xml:space="preserve"> </w:t>
      </w:r>
      <w:r w:rsidR="000C13BB">
        <w:t xml:space="preserve">D’abord, je présenterai les structures des projets java et le système de build adopté. Ensuite, j’attirerai l’attention sur les difficultés rencontrées </w:t>
      </w:r>
      <w:r w:rsidR="001B28C5">
        <w:t>pour tester les algorithmes de T</w:t>
      </w:r>
      <w:r w:rsidR="000C13BB">
        <w:t>ext</w:t>
      </w:r>
      <w:r w:rsidR="001B28C5">
        <w:t xml:space="preserve"> </w:t>
      </w:r>
      <w:r w:rsidR="000C13BB">
        <w:t>mining de SPAD RealTime</w:t>
      </w:r>
    </w:p>
    <w:p w:rsidR="00E204B7" w:rsidRDefault="00E204B7" w:rsidP="006860A8">
      <w:pPr>
        <w:pStyle w:val="Titre3"/>
      </w:pPr>
      <w:bookmarkStart w:id="432" w:name="_Toc428306454"/>
      <w:bookmarkStart w:id="433" w:name="_Toc428613360"/>
      <w:bookmarkStart w:id="434" w:name="_Toc428623717"/>
      <w:bookmarkStart w:id="435" w:name="_Toc428663955"/>
      <w:bookmarkStart w:id="436" w:name="_Toc428702344"/>
      <w:bookmarkStart w:id="437" w:name="_Toc428908824"/>
      <w:bookmarkStart w:id="438" w:name="_Toc428910451"/>
      <w:bookmarkStart w:id="439" w:name="_Toc428917005"/>
      <w:bookmarkStart w:id="440" w:name="_Toc428984338"/>
      <w:bookmarkStart w:id="441" w:name="_Toc429002649"/>
      <w:bookmarkStart w:id="442" w:name="_Toc429003384"/>
      <w:bookmarkStart w:id="443" w:name="_Toc429076730"/>
      <w:bookmarkStart w:id="444" w:name="_Toc429077246"/>
      <w:bookmarkStart w:id="445" w:name="_Toc429077905"/>
      <w:r w:rsidRPr="00E204B7">
        <w:t>Compilation des modules découplés</w:t>
      </w:r>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rsidR="000C13BB" w:rsidRPr="000C13BB" w:rsidRDefault="000C13BB" w:rsidP="000C13BB">
      <w:pPr>
        <w:pStyle w:val="Titre4"/>
      </w:pPr>
      <w:r w:rsidRPr="000C13BB">
        <w:t>Structure</w:t>
      </w:r>
      <w:r w:rsidR="001B28C5" w:rsidRPr="001B28C5">
        <w:t xml:space="preserve"> </w:t>
      </w:r>
      <w:r w:rsidR="001B28C5">
        <w:t>des projets d’un</w:t>
      </w:r>
      <w:r w:rsidR="001B28C5" w:rsidRPr="000C13BB">
        <w:t xml:space="preserve"> module</w:t>
      </w:r>
      <w:r w:rsidR="001B28C5">
        <w:t xml:space="preserve"> DDD</w:t>
      </w:r>
      <w:r w:rsidR="001B28C5" w:rsidRPr="000C13BB">
        <w:t xml:space="preserve"> </w:t>
      </w:r>
      <w:r w:rsidRPr="000C13BB">
        <w:t>dans</w:t>
      </w:r>
      <w:r w:rsidR="00B006EE">
        <w:t xml:space="preserve"> </w:t>
      </w:r>
      <w:r w:rsidR="001B28C5" w:rsidRPr="001B28C5">
        <w:rPr>
          <w:color w:val="auto"/>
        </w:rPr>
        <w:t>la plateforme JE22</w:t>
      </w:r>
      <w:r w:rsidRPr="001B28C5">
        <w:rPr>
          <w:color w:val="auto"/>
        </w:rPr>
        <w:t xml:space="preserve"> </w:t>
      </w:r>
    </w:p>
    <w:p w:rsidR="000C13BB" w:rsidRDefault="00B54F69" w:rsidP="000C13BB">
      <w:r>
        <w:t xml:space="preserve">      </w:t>
      </w:r>
      <w:r w:rsidR="000C13BB">
        <w:t xml:space="preserve">En utilisant la plateforme JAVA EE de </w:t>
      </w:r>
      <w:r w:rsidR="00543F7F">
        <w:t>Coheris</w:t>
      </w:r>
      <w:r w:rsidR="000C13BB">
        <w:t>, et après une étude faite sur la nouvelle architectu</w:t>
      </w:r>
      <w:r w:rsidR="002C427A">
        <w:t>re, l’équipe R&amp;D CRM s</w:t>
      </w:r>
      <w:r w:rsidR="00543F7F">
        <w:t xml:space="preserve">’est accordée sur le fait </w:t>
      </w:r>
      <w:r w:rsidR="000C13BB">
        <w:t>que chaque couche du module (chaque rôle de l’appr</w:t>
      </w:r>
      <w:r w:rsidR="002C427A">
        <w:t xml:space="preserve">oche DDD) </w:t>
      </w:r>
      <w:r w:rsidR="000C13BB">
        <w:t>est encapsulée d</w:t>
      </w:r>
      <w:r w:rsidR="00543F7F">
        <w:t xml:space="preserve">ans </w:t>
      </w:r>
      <w:r w:rsidR="000C13BB">
        <w:t xml:space="preserve">un projet java </w:t>
      </w:r>
      <w:r w:rsidR="00543F7F">
        <w:t>et déployé en tant qu’</w:t>
      </w:r>
      <w:r w:rsidR="000C13BB">
        <w:t>archive jar.</w:t>
      </w:r>
    </w:p>
    <w:p w:rsidR="00361236" w:rsidRDefault="00361236" w:rsidP="00361236">
      <w:pPr>
        <w:jc w:val="center"/>
      </w:pPr>
      <w:r>
        <w:rPr>
          <w:noProof/>
          <w:lang w:eastAsia="fr-FR"/>
        </w:rPr>
        <w:lastRenderedPageBreak/>
        <w:drawing>
          <wp:inline distT="0" distB="0" distL="0" distR="0" wp14:anchorId="1DEAF688" wp14:editId="5A008C48">
            <wp:extent cx="5039506" cy="1811216"/>
            <wp:effectExtent l="0" t="0" r="8890" b="0"/>
            <wp:docPr id="26"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7306" cy="1814019"/>
                    </a:xfrm>
                    <a:prstGeom prst="rect">
                      <a:avLst/>
                    </a:prstGeom>
                    <a:noFill/>
                    <a:ln>
                      <a:noFill/>
                    </a:ln>
                  </pic:spPr>
                </pic:pic>
              </a:graphicData>
            </a:graphic>
          </wp:inline>
        </w:drawing>
      </w:r>
    </w:p>
    <w:p w:rsidR="00361236" w:rsidRDefault="00361236" w:rsidP="00361236">
      <w:pPr>
        <w:jc w:val="center"/>
      </w:pPr>
      <w:bookmarkStart w:id="446" w:name="_Toc429059365"/>
      <w:bookmarkStart w:id="447" w:name="_Toc429076601"/>
      <w:r>
        <w:t xml:space="preserve">Figure </w:t>
      </w:r>
      <w:r w:rsidR="00F249A1">
        <w:fldChar w:fldCharType="begin"/>
      </w:r>
      <w:r w:rsidR="005B0F1B">
        <w:instrText xml:space="preserve"> SEQ Figure \* ARABIC </w:instrText>
      </w:r>
      <w:r w:rsidR="00F249A1">
        <w:fldChar w:fldCharType="separate"/>
      </w:r>
      <w:r>
        <w:rPr>
          <w:noProof/>
        </w:rPr>
        <w:t>20</w:t>
      </w:r>
      <w:r w:rsidR="00F249A1">
        <w:rPr>
          <w:noProof/>
        </w:rPr>
        <w:fldChar w:fldCharType="end"/>
      </w:r>
      <w:r>
        <w:t xml:space="preserve">:Capture </w:t>
      </w:r>
      <w:r w:rsidR="00543F7F">
        <w:t>d’</w:t>
      </w:r>
      <w:r>
        <w:t>écran</w:t>
      </w:r>
      <w:r w:rsidR="00DA47F6">
        <w:t xml:space="preserve"> des projets java des différents modules</w:t>
      </w:r>
      <w:bookmarkEnd w:id="446"/>
      <w:bookmarkEnd w:id="447"/>
    </w:p>
    <w:p w:rsidR="000C13BB" w:rsidRDefault="00B54F69" w:rsidP="000C13BB">
      <w:r>
        <w:t xml:space="preserve">      </w:t>
      </w:r>
      <w:r w:rsidR="000C13BB">
        <w:t>Il faut prendre en compte aussi que chaq</w:t>
      </w:r>
      <w:r w:rsidR="0004490E">
        <w:t>ue couche de module dépend de</w:t>
      </w:r>
      <w:r w:rsidR="000C13BB">
        <w:t xml:space="preserve"> la même couche dans le module core. C’est-à-dire, si on prend par exemple la couche module-application, elle dépend de la couche core-application. La couche module-infrastructure dépend de la couche core-infrastructure </w:t>
      </w:r>
      <w:r w:rsidR="000C13BB" w:rsidRPr="005246BD">
        <w:t>et ainsi de suite</w:t>
      </w:r>
      <w:r w:rsidR="000C13BB">
        <w:t>. De plus, chaque module a son Tronc de développement dans le gestionnaire de version SVN. Le fait d’ajouter une fonctionnalité ou d’ajouter une classe dans le core</w:t>
      </w:r>
      <w:r w:rsidR="002C427A">
        <w:t>, il</w:t>
      </w:r>
      <w:r w:rsidR="000C13BB">
        <w:t xml:space="preserve"> doit être d’abord compilé et encaps</w:t>
      </w:r>
      <w:r w:rsidR="002C427A">
        <w:t>ulé dans un jar et après publié</w:t>
      </w:r>
      <w:r w:rsidR="000C13BB">
        <w:t xml:space="preserve"> sur </w:t>
      </w:r>
      <w:bookmarkStart w:id="448" w:name="OLE_LINK66"/>
      <w:bookmarkStart w:id="449" w:name="OLE_LINK67"/>
      <w:r w:rsidR="00DA47F6">
        <w:t>A</w:t>
      </w:r>
      <w:r w:rsidR="000C13BB">
        <w:t>rtifactory</w:t>
      </w:r>
      <w:r w:rsidR="00DA47F6">
        <w:t xml:space="preserve"> </w:t>
      </w:r>
      <w:r w:rsidR="000C13BB">
        <w:t>[</w:t>
      </w:r>
      <w:r w:rsidR="00DA47F6">
        <w:t>16</w:t>
      </w:r>
      <w:r w:rsidR="000C13BB">
        <w:t>]</w:t>
      </w:r>
      <w:bookmarkEnd w:id="448"/>
      <w:bookmarkEnd w:id="449"/>
      <w:r w:rsidR="000C13BB">
        <w:t xml:space="preserve">. Pour le module scheduler ou le </w:t>
      </w:r>
      <w:r w:rsidR="002C427A">
        <w:t xml:space="preserve">module </w:t>
      </w:r>
      <w:r w:rsidR="000C13BB">
        <w:t>social, et avan</w:t>
      </w:r>
      <w:r w:rsidR="002C427A">
        <w:t>t de lancer son build, il faut</w:t>
      </w:r>
      <w:r w:rsidR="000C13BB">
        <w:t xml:space="preserve"> s’assurer qu’on dépend de la bonne version </w:t>
      </w:r>
      <w:r w:rsidR="002C427A">
        <w:t>du module core. Sinon, il faut refaire tout</w:t>
      </w:r>
      <w:r w:rsidR="000C13BB">
        <w:t xml:space="preserve"> l’enchaînement décrit pour le module core.</w:t>
      </w:r>
    </w:p>
    <w:p w:rsidR="000C13BB" w:rsidRPr="00322E6F" w:rsidRDefault="000C13BB" w:rsidP="000C13BB">
      <w:pPr>
        <w:pStyle w:val="Titre4"/>
      </w:pPr>
      <w:r w:rsidRPr="00322E6F">
        <w:t>Tester le module </w:t>
      </w:r>
    </w:p>
    <w:p w:rsidR="00B006EE" w:rsidRDefault="00B006EE" w:rsidP="000C13BB">
      <w:r>
        <w:t xml:space="preserve">      Afin de pouvoir</w:t>
      </w:r>
      <w:r w:rsidR="000C13BB">
        <w:t xml:space="preserve"> tester les fonctionnalités d’un module, on doit mettre en œuvre une </w:t>
      </w:r>
      <w:r>
        <w:t>autre approche d’encapsulation. P</w:t>
      </w:r>
      <w:r w:rsidR="000C13BB">
        <w:t>our assurer les points d’entrée</w:t>
      </w:r>
      <w:r w:rsidR="00543F7F">
        <w:t>s</w:t>
      </w:r>
      <w:r w:rsidR="000C13BB">
        <w:t xml:space="preserve"> vers ce dernier soit </w:t>
      </w:r>
      <w:r>
        <w:t xml:space="preserve">à travers </w:t>
      </w:r>
      <w:r w:rsidR="000C13BB">
        <w:t xml:space="preserve">son api REST, soit </w:t>
      </w:r>
      <w:r>
        <w:t xml:space="preserve">à travers </w:t>
      </w:r>
      <w:r w:rsidR="000C13BB">
        <w:t xml:space="preserve">son IHM. Alors, un </w:t>
      </w:r>
      <w:r w:rsidR="000C13BB" w:rsidRPr="00832C2D">
        <w:t>projet web dynamique</w:t>
      </w:r>
      <w:r>
        <w:t xml:space="preserve"> (war) sous le nom «desktop-application</w:t>
      </w:r>
      <w:r w:rsidR="000C13BB">
        <w:t>» assure l’encapsulation des modules développé</w:t>
      </w:r>
      <w:r>
        <w:t>s</w:t>
      </w:r>
      <w:r w:rsidR="000C13BB">
        <w:t xml:space="preserve">. Ce qui m’a permis de tester les mises à jour des messages </w:t>
      </w:r>
      <w:r w:rsidR="00543F7F">
        <w:t xml:space="preserve">Facebook </w:t>
      </w:r>
      <w:r w:rsidR="000C13BB">
        <w:t>d</w:t>
      </w:r>
      <w:r>
        <w:t xml:space="preserve">ans le module </w:t>
      </w:r>
      <w:r w:rsidR="00543F7F">
        <w:t xml:space="preserve">Social </w:t>
      </w:r>
      <w:r>
        <w:t>avec une tâ</w:t>
      </w:r>
      <w:r w:rsidR="000C13BB">
        <w:t>che planifié</w:t>
      </w:r>
      <w:r>
        <w:t xml:space="preserve">e créé à partir de l’IHM du module </w:t>
      </w:r>
      <w:r w:rsidR="00543F7F">
        <w:t>Scheduler</w:t>
      </w:r>
      <w:r>
        <w:t xml:space="preserve">. </w:t>
      </w:r>
    </w:p>
    <w:p w:rsidR="000C13BB" w:rsidRPr="000E13F4" w:rsidRDefault="00B006EE" w:rsidP="000C13BB">
      <w:r>
        <w:t xml:space="preserve">      </w:t>
      </w:r>
      <w:r w:rsidR="000C13BB">
        <w:t>Le problème ici apparait lorsqu’on fait une modification</w:t>
      </w:r>
      <w:r>
        <w:t xml:space="preserve"> dans le code du module core et </w:t>
      </w:r>
      <w:r w:rsidR="000C13BB">
        <w:t xml:space="preserve">dans le module social par exemple. En effet, on ne peut pas utiliser la </w:t>
      </w:r>
      <w:r>
        <w:t>modification de ce code à chaud. Il faut donc  suivre l’enchai</w:t>
      </w:r>
      <w:r w:rsidR="000C13BB" w:rsidRPr="000E13F4">
        <w:t>n</w:t>
      </w:r>
      <w:r>
        <w:t>e</w:t>
      </w:r>
      <w:r w:rsidR="000C13BB" w:rsidRPr="000E13F4">
        <w:t xml:space="preserve">ment </w:t>
      </w:r>
      <w:r w:rsidRPr="000E13F4">
        <w:t>suivant</w:t>
      </w:r>
      <w:r w:rsidR="000C13BB" w:rsidRPr="000E13F4">
        <w:t xml:space="preserve"> : </w:t>
      </w:r>
    </w:p>
    <w:p w:rsidR="000C13BB" w:rsidRPr="000E13F4" w:rsidRDefault="00B006EE" w:rsidP="000C13BB">
      <w:pPr>
        <w:pStyle w:val="Paragraphedeliste"/>
        <w:numPr>
          <w:ilvl w:val="0"/>
          <w:numId w:val="22"/>
        </w:numPr>
      </w:pPr>
      <w:r>
        <w:lastRenderedPageBreak/>
        <w:t>1. compiler</w:t>
      </w:r>
      <w:r w:rsidR="000C13BB" w:rsidRPr="000E13F4">
        <w:t xml:space="preserve"> et publier le module core,</w:t>
      </w:r>
    </w:p>
    <w:p w:rsidR="000C13BB" w:rsidRPr="000E13F4" w:rsidRDefault="000C13BB" w:rsidP="000C13BB">
      <w:pPr>
        <w:pStyle w:val="Paragraphedeliste"/>
        <w:numPr>
          <w:ilvl w:val="0"/>
          <w:numId w:val="22"/>
        </w:numPr>
      </w:pPr>
      <w:r>
        <w:t>2.</w:t>
      </w:r>
      <w:r w:rsidR="00B006EE">
        <w:t xml:space="preserve"> </w:t>
      </w:r>
      <w:r>
        <w:t>compiler le module social</w:t>
      </w:r>
    </w:p>
    <w:p w:rsidR="000C13BB" w:rsidRPr="000E13F4" w:rsidRDefault="000C13BB" w:rsidP="000C13BB">
      <w:pPr>
        <w:pStyle w:val="Paragraphedeliste"/>
        <w:numPr>
          <w:ilvl w:val="0"/>
          <w:numId w:val="22"/>
        </w:numPr>
      </w:pPr>
      <w:r>
        <w:t>3.</w:t>
      </w:r>
      <w:r w:rsidR="00B006EE">
        <w:t xml:space="preserve"> </w:t>
      </w:r>
      <w:r w:rsidR="00B006EE" w:rsidRPr="000E13F4">
        <w:t>republier</w:t>
      </w:r>
      <w:r w:rsidRPr="000E13F4">
        <w:t xml:space="preserve"> </w:t>
      </w:r>
      <w:r w:rsidR="00B006EE" w:rsidRPr="000E13F4">
        <w:t>les nouveaux jars</w:t>
      </w:r>
      <w:r w:rsidRPr="000E13F4">
        <w:t xml:space="preserve"> dans le serveur d’</w:t>
      </w:r>
      <w:r>
        <w:t>application</w:t>
      </w:r>
    </w:p>
    <w:p w:rsidR="000C13BB" w:rsidRDefault="00B54F69" w:rsidP="000C13BB">
      <w:r>
        <w:t xml:space="preserve">      </w:t>
      </w:r>
      <w:r w:rsidR="000C13BB" w:rsidRPr="000E13F4">
        <w:t xml:space="preserve">De plus, j’étais obligé de migrer tous les pages JSF de chaque module de son couche gui vers le desktop-application pour que je puisse assurer la modification </w:t>
      </w:r>
      <w:r w:rsidR="000C13BB">
        <w:t>du code HTML. A la fin des tests, il faut les ré-migrer vers la couche gui de son module initiale.</w:t>
      </w:r>
      <w:r w:rsidR="000C13BB" w:rsidRPr="000E13F4">
        <w:t xml:space="preserve"> </w:t>
      </w:r>
    </w:p>
    <w:p w:rsidR="00E204B7" w:rsidRDefault="00E204B7" w:rsidP="006860A8">
      <w:pPr>
        <w:pStyle w:val="Titre3"/>
      </w:pPr>
      <w:bookmarkStart w:id="450" w:name="_Toc428306455"/>
      <w:bookmarkStart w:id="451" w:name="_Toc428613361"/>
      <w:bookmarkStart w:id="452" w:name="_Toc428623718"/>
      <w:bookmarkStart w:id="453" w:name="_Toc428663956"/>
      <w:bookmarkStart w:id="454" w:name="_Toc428702345"/>
      <w:bookmarkStart w:id="455" w:name="_Toc428908825"/>
      <w:bookmarkStart w:id="456" w:name="_Toc428910452"/>
      <w:bookmarkStart w:id="457" w:name="_Toc428917006"/>
      <w:bookmarkStart w:id="458" w:name="_Toc428984339"/>
      <w:bookmarkStart w:id="459" w:name="_Toc429002650"/>
      <w:bookmarkStart w:id="460" w:name="_Toc429003385"/>
      <w:bookmarkStart w:id="461" w:name="_Toc429076731"/>
      <w:bookmarkStart w:id="462" w:name="_Toc429077247"/>
      <w:bookmarkStart w:id="463" w:name="_Toc429077906"/>
      <w:r w:rsidRPr="00E204B7">
        <w:t>Tester l’efficacité de l’algorithme de Text</w:t>
      </w:r>
      <w:r w:rsidR="001B28C5">
        <w:t xml:space="preserve"> </w:t>
      </w:r>
      <w:r w:rsidRPr="00E204B7">
        <w:t>mining</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r w:rsidRPr="00E204B7">
        <w:t xml:space="preserve">  </w:t>
      </w:r>
    </w:p>
    <w:p w:rsidR="00B006EE" w:rsidRDefault="00B54F69" w:rsidP="000C13BB">
      <w:r>
        <w:t xml:space="preserve">      </w:t>
      </w:r>
      <w:r w:rsidR="000C13BB">
        <w:t>Malheu</w:t>
      </w:r>
      <w:r w:rsidR="00B006EE">
        <w:t xml:space="preserve">reusement, je n’ai pas </w:t>
      </w:r>
      <w:r w:rsidR="00543F7F">
        <w:t xml:space="preserve">eu l’opportunité de confirmer </w:t>
      </w:r>
      <w:r w:rsidR="000C13BB">
        <w:t xml:space="preserve"> l’eff</w:t>
      </w:r>
      <w:r w:rsidR="001B28C5">
        <w:t xml:space="preserve">icacité des algorithmes de Text </w:t>
      </w:r>
      <w:r w:rsidR="000C13BB">
        <w:t>mining SPAD RealTime sur les me</w:t>
      </w:r>
      <w:r w:rsidR="00B006EE">
        <w:t>ssages Facebook avec le model «bayesien motif». En effet, les développeurs</w:t>
      </w:r>
      <w:r w:rsidR="000C13BB">
        <w:t xml:space="preserve"> sont encore en cours</w:t>
      </w:r>
      <w:r w:rsidR="00B006EE">
        <w:t xml:space="preserve"> de développement</w:t>
      </w:r>
      <w:r w:rsidR="000C13BB">
        <w:t xml:space="preserve"> sur le serveur SPA</w:t>
      </w:r>
      <w:r w:rsidR="00B006EE">
        <w:t xml:space="preserve">D. </w:t>
      </w:r>
      <w:r w:rsidR="00543F7F">
        <w:t>Aussi</w:t>
      </w:r>
      <w:r w:rsidR="000C13BB">
        <w:t xml:space="preserve">, les </w:t>
      </w:r>
      <w:r w:rsidR="00B006EE">
        <w:t xml:space="preserve">tests </w:t>
      </w:r>
      <w:r w:rsidR="00543F7F">
        <w:t xml:space="preserve">permettant la validation </w:t>
      </w:r>
      <w:r w:rsidR="00BB4AF1">
        <w:t>de</w:t>
      </w:r>
      <w:r w:rsidR="00543F7F">
        <w:t xml:space="preserve"> ces algos demanderont un certain </w:t>
      </w:r>
      <w:r w:rsidR="00B006EE">
        <w:t xml:space="preserve">temps. </w:t>
      </w:r>
    </w:p>
    <w:p w:rsidR="00B54F69" w:rsidRDefault="00B006EE" w:rsidP="000C13BB">
      <w:bookmarkStart w:id="464" w:name="OLE_LINK1"/>
      <w:bookmarkStart w:id="465" w:name="OLE_LINK2"/>
      <w:r>
        <w:t xml:space="preserve">      </w:t>
      </w:r>
      <w:bookmarkEnd w:id="464"/>
      <w:bookmarkEnd w:id="465"/>
      <w:r w:rsidR="000C13BB">
        <w:t xml:space="preserve">Il faudra d’abord apprendre l’algorithme m par des milliers de message bien qualifier et les mettre dans un fichier </w:t>
      </w:r>
      <w:r w:rsidR="00543F7F">
        <w:t xml:space="preserve">d’amorçage </w:t>
      </w:r>
      <w:r>
        <w:t xml:space="preserve">au démarrage du serveur. </w:t>
      </w:r>
      <w:r w:rsidR="000C13BB">
        <w:t>A titre illustratif, le code relatif  à ce dernier fichier est</w:t>
      </w:r>
      <w:r w:rsidR="00DA47F6">
        <w:t xml:space="preserve"> le suivant :</w:t>
      </w:r>
    </w:p>
    <w:p w:rsidR="00F521DC" w:rsidRDefault="00543F7F" w:rsidP="000C13BB">
      <w:r>
        <w:t>Cette dernière partie devrait être revue pour cadrer avec les derniers choix effectués : Pas de fichier d’initialisation, mais plutôt un amorçage via la qualification manuelle d’un certain nombre de post (en se servant de l’ihm développée pour).</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target</w:t>
      </w:r>
      <w:r w:rsidRPr="00B006EE">
        <w:rPr>
          <w:rFonts w:ascii="Garamond" w:hAnsi="Garamond"/>
          <w:sz w:val="22"/>
          <w:szCs w:val="20"/>
        </w:rPr>
        <w:tab/>
        <w:t>text</w:t>
      </w:r>
    </w:p>
    <w:p w:rsidR="000C13BB" w:rsidRPr="00B006EE" w:rsidRDefault="00707A85"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Pr>
          <w:rFonts w:ascii="Garamond" w:hAnsi="Garamond"/>
          <w:sz w:val="22"/>
          <w:szCs w:val="20"/>
        </w:rPr>
        <w:t>demande</w:t>
      </w:r>
      <w:r>
        <w:rPr>
          <w:rFonts w:ascii="Garamond" w:hAnsi="Garamond"/>
          <w:sz w:val="22"/>
          <w:szCs w:val="20"/>
        </w:rPr>
        <w:tab/>
      </w:r>
      <w:r w:rsidR="000C13BB" w:rsidRPr="00B006EE">
        <w:rPr>
          <w:rFonts w:ascii="Garamond" w:hAnsi="Garamond"/>
          <w:sz w:val="22"/>
          <w:szCs w:val="20"/>
        </w:rPr>
        <w:t>je veux</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dema</w:t>
      </w:r>
      <w:r w:rsidR="00707A85">
        <w:rPr>
          <w:rFonts w:ascii="Garamond" w:hAnsi="Garamond"/>
          <w:sz w:val="22"/>
          <w:szCs w:val="20"/>
        </w:rPr>
        <w:t>nde</w:t>
      </w:r>
      <w:r w:rsidR="00707A85">
        <w:rPr>
          <w:rFonts w:ascii="Garamond" w:hAnsi="Garamond"/>
          <w:sz w:val="22"/>
          <w:szCs w:val="20"/>
        </w:rPr>
        <w:tab/>
      </w:r>
      <w:r w:rsidRPr="00B006EE">
        <w:rPr>
          <w:rFonts w:ascii="Garamond" w:hAnsi="Garamond"/>
          <w:sz w:val="22"/>
          <w:szCs w:val="20"/>
        </w:rPr>
        <w:t>j'aimerai</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opportunity</w:t>
      </w:r>
      <w:r w:rsidRPr="00B006EE">
        <w:rPr>
          <w:rFonts w:ascii="Garamond" w:hAnsi="Garamond"/>
          <w:sz w:val="22"/>
          <w:szCs w:val="20"/>
        </w:rPr>
        <w:tab/>
        <w:t>Vous ne faite plus rien pour les anniversaires?! Je n’ai même pas eu de mail avec une ptite offre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intervention</w:t>
      </w:r>
      <w:r w:rsidRPr="00B006EE">
        <w:rPr>
          <w:rFonts w:ascii="Garamond" w:hAnsi="Garamond"/>
          <w:sz w:val="22"/>
          <w:szCs w:val="20"/>
        </w:rPr>
        <w:tab/>
        <w:t>moi non plus ..rien depuis longtemps pour ""anniversaire"" c bien dommage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lead</w:t>
      </w:r>
      <w:r w:rsidRPr="00B006EE">
        <w:rPr>
          <w:rFonts w:ascii="Garamond" w:hAnsi="Garamond"/>
          <w:sz w:val="22"/>
          <w:szCs w:val="20"/>
        </w:rPr>
        <w:tab/>
        <w:t xml:space="preserve">Merci à toutes je suis vraiment étonnée ! Et merci à Yves rocher pour ce super concours !  </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hint="eastAsia"/>
          <w:sz w:val="22"/>
          <w:szCs w:val="20"/>
        </w:rPr>
        <w:t>…</w:t>
      </w:r>
      <w:r w:rsidRPr="00B006EE">
        <w:rPr>
          <w:rFonts w:ascii="Garamond" w:hAnsi="Garamond"/>
          <w:sz w:val="22"/>
          <w:szCs w:val="20"/>
        </w:rPr>
        <w:t>.</w:t>
      </w:r>
    </w:p>
    <w:p w:rsidR="006C5A61" w:rsidRDefault="0004490E" w:rsidP="000C13BB">
      <w:r>
        <w:lastRenderedPageBreak/>
        <w:t xml:space="preserve">      </w:t>
      </w:r>
      <w:r w:rsidR="00B006EE">
        <w:t>On constate ici</w:t>
      </w:r>
      <w:r w:rsidR="000C13BB">
        <w:t xml:space="preserve"> </w:t>
      </w:r>
      <w:r w:rsidR="00B006EE">
        <w:t>qu’</w:t>
      </w:r>
      <w:r w:rsidR="000C13BB">
        <w:t xml:space="preserve">il faut alimenter ce </w:t>
      </w:r>
      <w:r>
        <w:t>fichier</w:t>
      </w:r>
      <w:r w:rsidR="000C13BB">
        <w:t xml:space="preserve"> pour qu’à chaque démarrage du serveur</w:t>
      </w:r>
      <w:r w:rsidR="00B006EE">
        <w:t>, ce dernier</w:t>
      </w:r>
      <w:r w:rsidR="000C13BB">
        <w:t xml:space="preserve"> soit prêt à donner des bons résultats de qualification. Il faudra que toute l’équipe R&amp;D CRM assiste à l’alimentation de ce fichier par des messages bi</w:t>
      </w:r>
      <w:r w:rsidR="006C5A61">
        <w:t>en qualifiés pendant des jours.</w:t>
      </w:r>
    </w:p>
    <w:p w:rsidR="006C5A61" w:rsidRDefault="006C5A61" w:rsidP="000C13BB"/>
    <w:p w:rsidR="006C5A61" w:rsidRDefault="006C5A61" w:rsidP="000C13BB">
      <w:pPr>
        <w:sectPr w:rsidR="006C5A61" w:rsidSect="00BC2426">
          <w:headerReference w:type="first" r:id="rId50"/>
          <w:type w:val="continuous"/>
          <w:pgSz w:w="11906" w:h="16838"/>
          <w:pgMar w:top="1440" w:right="1983" w:bottom="1440" w:left="1985" w:header="708" w:footer="708" w:gutter="0"/>
          <w:cols w:space="708"/>
          <w:titlePg/>
          <w:docGrid w:linePitch="360"/>
        </w:sectPr>
      </w:pPr>
    </w:p>
    <w:p w:rsidR="000520E5" w:rsidRDefault="001D271A" w:rsidP="008343FC">
      <w:pPr>
        <w:pStyle w:val="Titre1"/>
        <w:numPr>
          <w:ilvl w:val="0"/>
          <w:numId w:val="0"/>
        </w:numPr>
        <w:spacing w:after="240" w:line="600" w:lineRule="auto"/>
      </w:pPr>
      <w:bookmarkStart w:id="466" w:name="_Toc428223732"/>
      <w:bookmarkStart w:id="467" w:name="_Toc428223947"/>
      <w:bookmarkStart w:id="468" w:name="_Toc428224039"/>
      <w:bookmarkStart w:id="469" w:name="_Toc429077907"/>
      <w:r w:rsidRPr="00AC32CA">
        <w:lastRenderedPageBreak/>
        <w:t>Conclusion</w:t>
      </w:r>
      <w:bookmarkEnd w:id="466"/>
      <w:bookmarkEnd w:id="467"/>
      <w:bookmarkEnd w:id="468"/>
      <w:bookmarkEnd w:id="469"/>
      <w:r w:rsidR="000520E5">
        <w:t xml:space="preserve"> </w:t>
      </w:r>
    </w:p>
    <w:p w:rsidR="00B54F69" w:rsidRPr="0023215F" w:rsidRDefault="00B54F69" w:rsidP="00B54F69">
      <w:r>
        <w:t xml:space="preserve">      </w:t>
      </w:r>
      <w:r w:rsidRPr="0023215F">
        <w:t xml:space="preserve">Mon stage s’est inscrit dans une problématique d’intégration du Serveur SPAD RealTime dans le nouveau module </w:t>
      </w:r>
      <w:r w:rsidR="00493ADA">
        <w:t>S</w:t>
      </w:r>
      <w:r w:rsidR="00493ADA" w:rsidRPr="0023215F">
        <w:t xml:space="preserve">ocial </w:t>
      </w:r>
      <w:r w:rsidRPr="0023215F">
        <w:t>de la nouvelle offre de Coheris.  Mon travail a conduit à la mise en place d’une solution d’intégration du text</w:t>
      </w:r>
      <w:r w:rsidR="001B28C5">
        <w:t xml:space="preserve"> </w:t>
      </w:r>
      <w:r w:rsidR="004F2D75">
        <w:t>mining dans ce dernier</w:t>
      </w:r>
      <w:r w:rsidR="00493ADA">
        <w:t>, ainsi que le développement</w:t>
      </w:r>
      <w:r w:rsidRPr="0023215F">
        <w:t xml:space="preserve"> de fonctionnalités additionnel</w:t>
      </w:r>
      <w:r w:rsidR="00493ADA">
        <w:t>les</w:t>
      </w:r>
      <w:r w:rsidRPr="0023215F">
        <w:t xml:space="preserve"> pour faciliter les  tests dans les prochains travaux de Coheris</w:t>
      </w:r>
      <w:ins w:id="470" w:author="EL ABED" w:date="2015-09-03T19:56:00Z">
        <w:r w:rsidR="00E36CCD">
          <w:t xml:space="preserve"> dans le but de simplifier </w:t>
        </w:r>
      </w:ins>
      <w:del w:id="471" w:author="EL ABED" w:date="2015-09-03T19:56:00Z">
        <w:r w:rsidRPr="0023215F" w:rsidDel="00E36CCD">
          <w:delText xml:space="preserve">. </w:delText>
        </w:r>
      </w:del>
      <w:ins w:id="472" w:author="EL ABED" w:date="2015-09-03T19:55:00Z">
        <w:r w:rsidR="00E36CCD">
          <w:t>le travail</w:t>
        </w:r>
      </w:ins>
      <w:ins w:id="473" w:author="EL ABED" w:date="2015-09-03T19:56:00Z">
        <w:r w:rsidR="00E36CCD">
          <w:t xml:space="preserve"> du communité manager </w:t>
        </w:r>
      </w:ins>
      <w:ins w:id="474" w:author="EL ABED" w:date="2015-09-03T19:57:00Z">
        <w:r w:rsidR="00190DF2">
          <w:t>et gagner le temps perdu dans la qualification manuelle des messages sociauax .</w:t>
        </w:r>
      </w:ins>
      <w:ins w:id="475" w:author="EL ABED" w:date="2015-09-03T19:55:00Z">
        <w:r w:rsidR="00E36CCD">
          <w:t xml:space="preserve"> </w:t>
        </w:r>
      </w:ins>
      <w:r w:rsidR="00493ADA">
        <w:t>L</w:t>
      </w:r>
      <w:r w:rsidR="006C44F3">
        <w:t xml:space="preserve">es travaux  ont répondus aux résultats attendus. L’intégration du Text Mining a un impact important dans le mode du travail des </w:t>
      </w:r>
      <w:r w:rsidR="000D38F7">
        <w:t>Community M</w:t>
      </w:r>
      <w:r w:rsidR="006C44F3">
        <w:t xml:space="preserve">anager. La perte du temps dans la classification des messages sociaux est résolue grâce au Text Mining. </w:t>
      </w:r>
    </w:p>
    <w:p w:rsidR="00B54F69" w:rsidRPr="0023215F" w:rsidRDefault="00B54F69" w:rsidP="00B54F69">
      <w:r>
        <w:t xml:space="preserve">      </w:t>
      </w:r>
      <w:r w:rsidRPr="0023215F">
        <w:t xml:space="preserve">Au cours de mon stage, Coheris a changé son stratégie vers une offre modulaire simple à déployer qui répond aux attentes de </w:t>
      </w:r>
      <w:r w:rsidR="00493ADA">
        <w:t>s</w:t>
      </w:r>
      <w:r w:rsidR="00493ADA" w:rsidRPr="0023215F">
        <w:t xml:space="preserve">es </w:t>
      </w:r>
      <w:r w:rsidRPr="0023215F">
        <w:t>clients. J’avais de la chance à avoir bien assisté au développent des ces nouvelles modules qui se base sur des</w:t>
      </w:r>
      <w:r w:rsidRPr="0023215F">
        <w:rPr>
          <w:b/>
          <w:bCs/>
        </w:rPr>
        <w:t xml:space="preserve"> </w:t>
      </w:r>
      <w:r w:rsidRPr="0023215F">
        <w:t> nouvelles technologies de pointe : Java EE7, gradle, JSF…</w:t>
      </w:r>
    </w:p>
    <w:p w:rsidR="00B54F69" w:rsidRPr="0023215F" w:rsidRDefault="00B54F69" w:rsidP="00B54F69">
      <w:bookmarkStart w:id="476" w:name="OLE_LINK68"/>
      <w:bookmarkStart w:id="477" w:name="OLE_LINK69"/>
      <w:r>
        <w:t xml:space="preserve">      </w:t>
      </w:r>
      <w:r w:rsidRPr="0023215F">
        <w:t xml:space="preserve">Ce stage, était mon premier contact avec le milieu professionnel et conclut mes études supérieures, me conforte dans l’idée de débuter ma future carrière dans le domaine de l’informatique et plus particulièrement dans les technologies et les architectures orientées web. Cette expérience a été très enrichissante et m’a permis de parfaire mes connaissances dans la programmation objet, la conception et la modélisation. </w:t>
      </w:r>
    </w:p>
    <w:bookmarkEnd w:id="476"/>
    <w:bookmarkEnd w:id="477"/>
    <w:p w:rsidR="006C5A61" w:rsidDel="00617809" w:rsidRDefault="00B54F69" w:rsidP="00B54F69">
      <w:pPr>
        <w:rPr>
          <w:del w:id="478" w:author="Ameni Letaief" w:date="2015-09-03T20:37:00Z"/>
        </w:rPr>
      </w:pPr>
      <w:r>
        <w:t xml:space="preserve">      </w:t>
      </w:r>
      <w:r w:rsidRPr="0023215F">
        <w:t>J’ai apprécié la grande autonomie et la confiance que l’on m’a accordées. Je remercie une nouvelle fois la société Coheris pour m’avoir accueilli et je suis he</w:t>
      </w:r>
      <w:r w:rsidR="0004490E">
        <w:t>ureux d’avoir travaillé avec l’é</w:t>
      </w:r>
      <w:r w:rsidRPr="0023215F">
        <w:t xml:space="preserve">quipe de Recherche et développements CRM, qui </w:t>
      </w:r>
      <w:r w:rsidR="00493ADA">
        <w:t xml:space="preserve">est </w:t>
      </w:r>
      <w:r w:rsidRPr="0023215F">
        <w:t xml:space="preserve">une équipe dynamique et accueillante </w:t>
      </w:r>
      <w:r w:rsidR="00493ADA">
        <w:t xml:space="preserve">et </w:t>
      </w:r>
      <w:r w:rsidRPr="0023215F">
        <w:t>qui contient des collaborateurs professionnels</w:t>
      </w:r>
      <w:r w:rsidR="006B69FB">
        <w:t>.</w:t>
      </w:r>
      <w:bookmarkStart w:id="479" w:name="_GoBack"/>
      <w:bookmarkEnd w:id="479"/>
    </w:p>
    <w:p w:rsidR="006C5A61" w:rsidRPr="005116DD" w:rsidRDefault="00B54F69" w:rsidP="00B54F69">
      <w:pPr>
        <w:sectPr w:rsidR="006C5A61" w:rsidRPr="005116DD" w:rsidSect="006C5A61">
          <w:pgSz w:w="11906" w:h="16838"/>
          <w:pgMar w:top="1440" w:right="1983" w:bottom="1440" w:left="1985" w:header="708" w:footer="708" w:gutter="0"/>
          <w:cols w:space="708"/>
          <w:titlePg/>
          <w:docGrid w:linePitch="360"/>
        </w:sectPr>
      </w:pPr>
      <w:del w:id="480" w:author="Ameni Letaief" w:date="2015-09-03T20:37:00Z">
        <w:r w:rsidRPr="005116DD" w:rsidDel="00617809">
          <w:delText>.</w:delText>
        </w:r>
      </w:del>
    </w:p>
    <w:p w:rsidR="006C5A61" w:rsidRPr="006222C4" w:rsidRDefault="001D271A" w:rsidP="006860A8">
      <w:pPr>
        <w:pStyle w:val="Titre1"/>
        <w:numPr>
          <w:ilvl w:val="0"/>
          <w:numId w:val="0"/>
        </w:numPr>
        <w:ind w:left="432" w:hanging="432"/>
      </w:pPr>
      <w:bookmarkStart w:id="481" w:name="_Toc428223733"/>
      <w:bookmarkStart w:id="482" w:name="_Toc428223948"/>
      <w:bookmarkStart w:id="483" w:name="_Toc428224040"/>
      <w:bookmarkStart w:id="484" w:name="_Toc429077908"/>
      <w:r w:rsidRPr="008343FC">
        <w:lastRenderedPageBreak/>
        <w:t>Ressources</w:t>
      </w:r>
      <w:bookmarkEnd w:id="481"/>
      <w:bookmarkEnd w:id="482"/>
      <w:bookmarkEnd w:id="483"/>
      <w:bookmarkEnd w:id="484"/>
      <w:r w:rsidRPr="006222C4">
        <w:t xml:space="preserve"> </w:t>
      </w:r>
    </w:p>
    <w:p w:rsidR="006222C4" w:rsidRDefault="006222C4" w:rsidP="008343FC"/>
    <w:p w:rsidR="006222C4" w:rsidRDefault="00D6202F" w:rsidP="006222C4">
      <w:pPr>
        <w:spacing w:after="0" w:line="276" w:lineRule="auto"/>
      </w:pPr>
      <w:r w:rsidRPr="00D6202F">
        <w:rPr>
          <w:rStyle w:val="Titre4Car"/>
        </w:rPr>
        <w:t>Domain-Driven Design Vite fait</w:t>
      </w:r>
    </w:p>
    <w:p w:rsidR="00D6202F" w:rsidRPr="006B13DD" w:rsidRDefault="00D6202F" w:rsidP="006222C4">
      <w:pPr>
        <w:spacing w:after="0" w:line="276" w:lineRule="auto"/>
        <w:rPr>
          <w:rStyle w:val="Lienhypertexte"/>
          <w:u w:val="none"/>
        </w:rPr>
      </w:pPr>
      <w:r w:rsidRPr="006B13DD">
        <w:rPr>
          <w:rStyle w:val="Lienhypertexte"/>
          <w:u w:val="none"/>
        </w:rPr>
        <w:t>http://blog.infosaurus.fr/public/docs/DDDViteFait.pdf</w:t>
      </w:r>
    </w:p>
    <w:p w:rsidR="006222C4" w:rsidRDefault="006B13DD" w:rsidP="006222C4">
      <w:pPr>
        <w:spacing w:line="276" w:lineRule="auto"/>
      </w:pPr>
      <w:r>
        <w:t xml:space="preserve">Article écrit par Abel </w:t>
      </w:r>
      <w:r w:rsidRPr="006B13DD">
        <w:t>Avram &amp; Floyd Marinescu</w:t>
      </w:r>
      <w:r>
        <w:t>, 2006, C4Media</w:t>
      </w:r>
      <w:r w:rsidR="00B078F1">
        <w:t>.</w:t>
      </w:r>
    </w:p>
    <w:p w:rsidR="006222C4" w:rsidRDefault="006222C4" w:rsidP="006222C4">
      <w:pPr>
        <w:spacing w:line="276" w:lineRule="auto"/>
      </w:pPr>
    </w:p>
    <w:p w:rsidR="00363C8D" w:rsidRPr="009018E9" w:rsidRDefault="00363C8D" w:rsidP="00363C8D">
      <w:pPr>
        <w:spacing w:after="0" w:line="276" w:lineRule="auto"/>
        <w:rPr>
          <w:rStyle w:val="Titre4Car"/>
          <w:lang w:val="en-US"/>
        </w:rPr>
      </w:pPr>
      <w:r w:rsidRPr="009018E9">
        <w:rPr>
          <w:rStyle w:val="Titre4Car"/>
          <w:lang w:val="en-US"/>
        </w:rPr>
        <w:t>DDD</w:t>
      </w:r>
      <w:r w:rsidR="00042D5B" w:rsidRPr="009018E9">
        <w:rPr>
          <w:rStyle w:val="Titre4Car"/>
          <w:lang w:val="en-US"/>
        </w:rPr>
        <w:t xml:space="preserve"> </w:t>
      </w:r>
      <w:r w:rsidRPr="009018E9">
        <w:rPr>
          <w:rStyle w:val="Titre4Car"/>
          <w:lang w:val="en-US"/>
        </w:rPr>
        <w:t>and CqRS Leaven</w:t>
      </w:r>
    </w:p>
    <w:p w:rsidR="00363C8D" w:rsidRPr="009018E9" w:rsidRDefault="00A4638E" w:rsidP="00363C8D">
      <w:pPr>
        <w:spacing w:after="0" w:line="276" w:lineRule="auto"/>
        <w:rPr>
          <w:rStyle w:val="Lienhypertexte"/>
          <w:iCs/>
          <w:u w:val="none"/>
          <w:lang w:val="en-US"/>
        </w:rPr>
      </w:pPr>
      <w:hyperlink r:id="rId51" w:history="1">
        <w:r w:rsidR="00363C8D" w:rsidRPr="009018E9">
          <w:rPr>
            <w:rStyle w:val="Lienhypertexte"/>
            <w:iCs/>
            <w:u w:val="none"/>
            <w:lang w:val="en-US"/>
          </w:rPr>
          <w:t>http://ddd-cqrs-leaven.blogspot.fr/</w:t>
        </w:r>
      </w:hyperlink>
    </w:p>
    <w:p w:rsidR="006222C4" w:rsidRDefault="00042D5B" w:rsidP="006222C4">
      <w:pPr>
        <w:spacing w:line="276" w:lineRule="auto"/>
      </w:pPr>
      <w:r>
        <w:t xml:space="preserve">Groupes de discussion en anglais du projet </w:t>
      </w:r>
      <w:r w:rsidRPr="00042D5B">
        <w:t>DDD and CqRS Sample Levaen</w:t>
      </w:r>
      <w:r>
        <w:t xml:space="preserve"> J2EE</w:t>
      </w:r>
      <w:r w:rsidR="00B078F1">
        <w:t>.</w:t>
      </w:r>
    </w:p>
    <w:p w:rsidR="00042D5B" w:rsidRDefault="00042D5B" w:rsidP="006222C4">
      <w:pPr>
        <w:spacing w:line="276" w:lineRule="auto"/>
      </w:pPr>
    </w:p>
    <w:p w:rsidR="00042D5B" w:rsidRPr="009018E9" w:rsidRDefault="00042D5B" w:rsidP="00042D5B">
      <w:pPr>
        <w:spacing w:after="0" w:line="276" w:lineRule="auto"/>
        <w:rPr>
          <w:rStyle w:val="Titre4Car"/>
        </w:rPr>
      </w:pPr>
      <w:r w:rsidRPr="009018E9">
        <w:rPr>
          <w:rStyle w:val="Titre4Car"/>
        </w:rPr>
        <w:t>Java EE 7 Development with WildFly</w:t>
      </w:r>
    </w:p>
    <w:p w:rsidR="00042D5B" w:rsidRDefault="00042D5B" w:rsidP="00042D5B">
      <w:pPr>
        <w:spacing w:line="276" w:lineRule="auto"/>
      </w:pPr>
      <w:r>
        <w:t xml:space="preserve">Livre écrit par </w:t>
      </w:r>
      <w:r w:rsidRPr="00042D5B">
        <w:t>F</w:t>
      </w:r>
      <w:r>
        <w:t>rancesco Marchioni, Michal Cmil et</w:t>
      </w:r>
      <w:r w:rsidRPr="00042D5B">
        <w:t xml:space="preserve"> Michal Matloka</w:t>
      </w:r>
      <w:r>
        <w:t>. 2014, isbn:</w:t>
      </w:r>
      <w:r w:rsidRPr="00042D5B">
        <w:rPr>
          <w:rFonts w:ascii="Arial" w:hAnsi="Arial" w:cs="Arial"/>
          <w:color w:val="2A3744"/>
          <w:sz w:val="21"/>
          <w:szCs w:val="21"/>
          <w:shd w:val="clear" w:color="auto" w:fill="FFFFFF"/>
        </w:rPr>
        <w:t xml:space="preserve"> </w:t>
      </w:r>
      <w:r w:rsidRPr="00042D5B">
        <w:t>978-1-78217-198-0</w:t>
      </w:r>
      <w:r>
        <w:t xml:space="preserve">. Résume les méthodologies et les fonctionnalités implémentées par le nouveau serveu wildfly </w:t>
      </w:r>
    </w:p>
    <w:p w:rsidR="00042D5B" w:rsidRDefault="00042D5B" w:rsidP="006222C4">
      <w:pPr>
        <w:spacing w:line="276" w:lineRule="auto"/>
      </w:pPr>
    </w:p>
    <w:p w:rsidR="00042D5B" w:rsidRPr="009018E9" w:rsidRDefault="00214D3B" w:rsidP="00214D3B">
      <w:pPr>
        <w:spacing w:after="0" w:line="276" w:lineRule="auto"/>
        <w:rPr>
          <w:rStyle w:val="Titre4Car"/>
        </w:rPr>
      </w:pPr>
      <w:r w:rsidRPr="009018E9">
        <w:rPr>
          <w:rStyle w:val="Titre4Car"/>
        </w:rPr>
        <w:t>Quartz Scheduler Product Documentation 2.2.1</w:t>
      </w:r>
    </w:p>
    <w:p w:rsidR="00214D3B" w:rsidRPr="009018E9" w:rsidRDefault="00E22F05" w:rsidP="00214D3B">
      <w:pPr>
        <w:spacing w:after="0" w:line="276" w:lineRule="auto"/>
        <w:rPr>
          <w:rStyle w:val="Titre4Car"/>
        </w:rPr>
      </w:pPr>
      <w:hyperlink r:id="rId52" w:history="1">
        <w:r w:rsidR="00214D3B" w:rsidRPr="00F93D63">
          <w:rPr>
            <w:rStyle w:val="Lienhypertexte"/>
            <w:u w:val="none"/>
          </w:rPr>
          <w:t>http://quartz-scheduler.org/documentation</w:t>
        </w:r>
      </w:hyperlink>
      <w:r w:rsidR="00214D3B" w:rsidRPr="00F93D63">
        <w:rPr>
          <w:rStyle w:val="Lienhypertexte"/>
          <w:u w:val="none"/>
        </w:rPr>
        <w:t xml:space="preserve"> </w:t>
      </w:r>
    </w:p>
    <w:p w:rsidR="00214D3B" w:rsidRPr="00214D3B" w:rsidRDefault="00214D3B" w:rsidP="00214D3B">
      <w:pPr>
        <w:spacing w:after="0" w:line="276" w:lineRule="auto"/>
      </w:pPr>
      <w:r w:rsidRPr="00214D3B">
        <w:t xml:space="preserve">Documentation </w:t>
      </w:r>
      <w:r w:rsidR="000373BB" w:rsidRPr="000373BB">
        <w:t>officielle</w:t>
      </w:r>
      <w:r w:rsidR="000373BB">
        <w:t xml:space="preserve"> </w:t>
      </w:r>
      <w:r>
        <w:t xml:space="preserve">du framework Terracota </w:t>
      </w:r>
      <w:r w:rsidRPr="00214D3B">
        <w:t>Quartz</w:t>
      </w:r>
      <w:r>
        <w:t xml:space="preserve"> scheduler.</w:t>
      </w:r>
    </w:p>
    <w:p w:rsidR="006222C4" w:rsidRDefault="006222C4" w:rsidP="008343FC"/>
    <w:p w:rsidR="00F93D63" w:rsidRPr="00EC76A2" w:rsidRDefault="00EC76A2" w:rsidP="00F93D63">
      <w:pPr>
        <w:spacing w:after="0" w:line="276" w:lineRule="auto"/>
        <w:rPr>
          <w:rStyle w:val="Titre4Car"/>
        </w:rPr>
      </w:pPr>
      <w:r w:rsidRPr="00EC76A2">
        <w:rPr>
          <w:rStyle w:val="Titre4Car"/>
        </w:rPr>
        <w:t>Java(TM) EE 7 Specification APIs</w:t>
      </w:r>
    </w:p>
    <w:p w:rsidR="00F93D63" w:rsidRPr="00EC76A2" w:rsidRDefault="00EC76A2" w:rsidP="00F93D63">
      <w:pPr>
        <w:spacing w:after="0" w:line="276" w:lineRule="auto"/>
        <w:rPr>
          <w:rStyle w:val="Titre4Car"/>
        </w:rPr>
      </w:pPr>
      <w:r w:rsidRPr="00EC76A2">
        <w:rPr>
          <w:rStyle w:val="Lienhypertexte"/>
          <w:u w:val="none"/>
        </w:rPr>
        <w:t>http://docs.oracle.com/javaee/7/api/</w:t>
      </w:r>
    </w:p>
    <w:p w:rsidR="00F93D63" w:rsidRPr="00214D3B" w:rsidRDefault="00F93D63" w:rsidP="00F93D63">
      <w:pPr>
        <w:spacing w:after="0" w:line="276" w:lineRule="auto"/>
      </w:pPr>
      <w:r w:rsidRPr="00214D3B">
        <w:t xml:space="preserve">Documentation </w:t>
      </w:r>
      <w:r w:rsidR="000373BB" w:rsidRPr="000373BB">
        <w:t>officielle</w:t>
      </w:r>
      <w:r w:rsidR="000373BB">
        <w:t xml:space="preserve"> </w:t>
      </w:r>
      <w:r>
        <w:t>de</w:t>
      </w:r>
      <w:r w:rsidR="00EC76A2">
        <w:t xml:space="preserve"> la spécification JEE 7</w:t>
      </w:r>
      <w:r>
        <w:t>.</w:t>
      </w:r>
    </w:p>
    <w:p w:rsidR="00F93D63" w:rsidRDefault="00F93D63" w:rsidP="008343FC"/>
    <w:p w:rsidR="006E52EF" w:rsidRPr="00EC76A2" w:rsidRDefault="000373BB" w:rsidP="006E52EF">
      <w:pPr>
        <w:spacing w:after="0" w:line="276" w:lineRule="auto"/>
        <w:rPr>
          <w:rStyle w:val="Titre4Car"/>
        </w:rPr>
      </w:pPr>
      <w:r w:rsidRPr="000373BB">
        <w:rPr>
          <w:rStyle w:val="Titre4Car"/>
        </w:rPr>
        <w:t>Bootstrap</w:t>
      </w:r>
    </w:p>
    <w:p w:rsidR="006E52EF" w:rsidRPr="00EC76A2" w:rsidRDefault="000373BB" w:rsidP="006E52EF">
      <w:pPr>
        <w:spacing w:after="0" w:line="276" w:lineRule="auto"/>
        <w:rPr>
          <w:rStyle w:val="Titre4Car"/>
        </w:rPr>
      </w:pPr>
      <w:r w:rsidRPr="000373BB">
        <w:rPr>
          <w:rStyle w:val="Lienhypertexte"/>
          <w:u w:val="none"/>
        </w:rPr>
        <w:t>http://getbootstrap.com/</w:t>
      </w:r>
    </w:p>
    <w:p w:rsidR="006E52EF" w:rsidRPr="00214D3B" w:rsidRDefault="000373BB" w:rsidP="006E52EF">
      <w:pPr>
        <w:spacing w:after="0" w:line="276" w:lineRule="auto"/>
      </w:pPr>
      <w:r>
        <w:t>Le site et la</w:t>
      </w:r>
      <w:r w:rsidRPr="000373BB">
        <w:t xml:space="preserve"> documentation officielle</w:t>
      </w:r>
      <w:r>
        <w:t xml:space="preserve"> du framework Twitter Bootstrap</w:t>
      </w:r>
      <w:r w:rsidR="006E52EF">
        <w:t>.</w:t>
      </w:r>
    </w:p>
    <w:p w:rsidR="006E52EF" w:rsidRPr="006222C4" w:rsidRDefault="006E52EF" w:rsidP="008343FC"/>
    <w:p w:rsidR="008343FC" w:rsidRDefault="008343FC" w:rsidP="008343FC"/>
    <w:p w:rsidR="00F93D63" w:rsidRPr="006222C4" w:rsidRDefault="00F93D63" w:rsidP="008343FC">
      <w:pPr>
        <w:sectPr w:rsidR="00F93D63" w:rsidRPr="006222C4" w:rsidSect="006C5A61">
          <w:pgSz w:w="11906" w:h="16838"/>
          <w:pgMar w:top="1440" w:right="1983" w:bottom="1440" w:left="1985" w:header="708" w:footer="708" w:gutter="0"/>
          <w:cols w:space="708"/>
          <w:titlePg/>
          <w:docGrid w:linePitch="360"/>
        </w:sectPr>
      </w:pPr>
    </w:p>
    <w:p w:rsidR="005D2E69" w:rsidRPr="006222C4" w:rsidRDefault="001D271A" w:rsidP="00047BD2">
      <w:pPr>
        <w:pStyle w:val="Titre1"/>
        <w:numPr>
          <w:ilvl w:val="0"/>
          <w:numId w:val="0"/>
        </w:numPr>
        <w:tabs>
          <w:tab w:val="left" w:pos="2478"/>
        </w:tabs>
        <w:spacing w:line="720" w:lineRule="auto"/>
      </w:pPr>
      <w:bookmarkStart w:id="485" w:name="_Toc428223734"/>
      <w:bookmarkStart w:id="486" w:name="_Toc428223949"/>
      <w:bookmarkStart w:id="487" w:name="_Toc428224041"/>
      <w:bookmarkStart w:id="488" w:name="_Toc429077909"/>
      <w:r w:rsidRPr="0055774E">
        <w:lastRenderedPageBreak/>
        <w:t>Glossaire</w:t>
      </w:r>
      <w:bookmarkEnd w:id="485"/>
      <w:bookmarkEnd w:id="486"/>
      <w:bookmarkEnd w:id="487"/>
      <w:bookmarkEnd w:id="488"/>
      <w:r w:rsidR="000520E5" w:rsidRPr="006222C4">
        <w:tab/>
      </w:r>
    </w:p>
    <w:p w:rsidR="005D2E69" w:rsidRPr="00B621BC" w:rsidRDefault="005D2E69" w:rsidP="00B621BC">
      <w:pPr>
        <w:spacing w:after="0"/>
        <w:rPr>
          <w:b/>
          <w:noProof/>
        </w:rPr>
      </w:pPr>
      <w:r w:rsidRPr="00B621BC">
        <w:rPr>
          <w:noProof/>
        </w:rPr>
        <w:t>[1]</w:t>
      </w:r>
      <w:r w:rsidR="00047BD2" w:rsidRPr="00B621BC">
        <w:rPr>
          <w:noProof/>
        </w:rPr>
        <w:tab/>
      </w:r>
      <w:r w:rsidRPr="00B621BC">
        <w:rPr>
          <w:b/>
          <w:noProof/>
        </w:rPr>
        <w:t>CRM</w:t>
      </w:r>
      <w:r w:rsidR="000E0BF8" w:rsidRPr="00B621BC">
        <w:rPr>
          <w:b/>
          <w:noProof/>
        </w:rPr>
        <w:t>-</w:t>
      </w:r>
      <w:r w:rsidR="000E0BF8" w:rsidRPr="000E0BF8">
        <w:rPr>
          <w:rStyle w:val="lang-en"/>
          <w:rFonts w:ascii="Arial" w:hAnsi="Arial" w:cs="Arial"/>
          <w:bCs/>
          <w:i/>
          <w:iCs/>
          <w:color w:val="252525"/>
          <w:sz w:val="21"/>
          <w:szCs w:val="21"/>
          <w:shd w:val="clear" w:color="auto" w:fill="FFFFFF"/>
        </w:rPr>
        <w:t xml:space="preserve"> </w:t>
      </w:r>
      <w:r w:rsidR="000E0BF8" w:rsidRPr="000E0BF8">
        <w:rPr>
          <w:b/>
        </w:rPr>
        <w:t>Customer Relationship Management</w:t>
      </w:r>
      <w:r w:rsidR="000E0BF8" w:rsidRPr="000E0BF8">
        <w:rPr>
          <w:rStyle w:val="apple-converted-space"/>
          <w:rFonts w:ascii="Arial" w:hAnsi="Arial" w:cs="Arial"/>
          <w:color w:val="252525"/>
          <w:sz w:val="21"/>
          <w:szCs w:val="21"/>
          <w:shd w:val="clear" w:color="auto" w:fill="FFFFFF"/>
        </w:rPr>
        <w:t> </w:t>
      </w:r>
    </w:p>
    <w:p w:rsidR="000E0BF8" w:rsidRPr="000E0BF8" w:rsidRDefault="000E0BF8" w:rsidP="00B621BC">
      <w:pPr>
        <w:spacing w:line="276" w:lineRule="auto"/>
        <w:ind w:left="709"/>
        <w:rPr>
          <w:noProof/>
        </w:rPr>
      </w:pPr>
      <w:r w:rsidRPr="000E0BF8">
        <w:rPr>
          <w:shd w:val="clear" w:color="auto" w:fill="FFFFFF"/>
        </w:rPr>
        <w:t>La</w:t>
      </w:r>
      <w:r w:rsidRPr="000E0BF8">
        <w:rPr>
          <w:rStyle w:val="apple-converted-space"/>
          <w:rFonts w:ascii="Arial" w:hAnsi="Arial" w:cs="Arial"/>
          <w:color w:val="252525"/>
          <w:sz w:val="21"/>
          <w:szCs w:val="21"/>
          <w:shd w:val="clear" w:color="auto" w:fill="FFFFFF"/>
        </w:rPr>
        <w:t> </w:t>
      </w:r>
      <w:r w:rsidRPr="000E0BF8">
        <w:rPr>
          <w:bCs/>
          <w:shd w:val="clear" w:color="auto" w:fill="FFFFFF"/>
        </w:rPr>
        <w:t>gestion de la relation client</w:t>
      </w:r>
      <w:r w:rsidRPr="000E0BF8">
        <w:rPr>
          <w:rStyle w:val="apple-converted-space"/>
          <w:rFonts w:ascii="Arial" w:hAnsi="Arial" w:cs="Arial"/>
          <w:color w:val="252525"/>
          <w:sz w:val="21"/>
          <w:szCs w:val="21"/>
          <w:shd w:val="clear" w:color="auto" w:fill="FFFFFF"/>
        </w:rPr>
        <w:t> </w:t>
      </w:r>
      <w:r w:rsidRPr="000E0BF8">
        <w:rPr>
          <w:shd w:val="clear" w:color="auto" w:fill="FFFFFF"/>
        </w:rPr>
        <w:t>est l'ensemble des outils et techniques destinés à capter, traiter, analyser les informations relatives aux clients et aux prospects, dans le but de les fidéliser en leur offrant le meilleur service</w:t>
      </w:r>
    </w:p>
    <w:p w:rsidR="005D2E69" w:rsidRPr="006222C4" w:rsidRDefault="005D2E69" w:rsidP="00B621BC">
      <w:pPr>
        <w:spacing w:after="0"/>
        <w:rPr>
          <w:b/>
          <w:noProof/>
        </w:rPr>
      </w:pPr>
      <w:r w:rsidRPr="006222C4">
        <w:rPr>
          <w:noProof/>
        </w:rPr>
        <w:t>[2]</w:t>
      </w:r>
      <w:r w:rsidR="00047BD2" w:rsidRPr="006222C4">
        <w:rPr>
          <w:noProof/>
        </w:rPr>
        <w:tab/>
      </w:r>
      <w:r w:rsidRPr="006222C4">
        <w:rPr>
          <w:b/>
          <w:noProof/>
        </w:rPr>
        <w:t>SaaS</w:t>
      </w:r>
      <w:r w:rsidR="00047BD2" w:rsidRPr="006222C4">
        <w:rPr>
          <w:b/>
          <w:noProof/>
        </w:rPr>
        <w:t xml:space="preserve"> - </w:t>
      </w:r>
      <w:r w:rsidRPr="006222C4">
        <w:rPr>
          <w:b/>
          <w:noProof/>
        </w:rPr>
        <w:t>Software as a Servic</w:t>
      </w:r>
      <w:r w:rsidR="000857B9" w:rsidRPr="006222C4">
        <w:rPr>
          <w:b/>
          <w:noProof/>
        </w:rPr>
        <w:t>e</w:t>
      </w:r>
    </w:p>
    <w:p w:rsidR="00B621BC" w:rsidRPr="00B621BC" w:rsidRDefault="00B621BC" w:rsidP="00B621BC">
      <w:pPr>
        <w:spacing w:line="276" w:lineRule="auto"/>
        <w:ind w:left="709"/>
        <w:rPr>
          <w:noProof/>
        </w:rPr>
      </w:pPr>
      <w:r>
        <w:rPr>
          <w:shd w:val="clear" w:color="auto" w:fill="FFFFFF"/>
        </w:rPr>
        <w:t>C’est un modèle d'exploitation commerciale des logiciels dans lequel ceux-ci sont installés sur des serveurs distants plutôt que sur la machine de l'utilisateur.</w:t>
      </w:r>
      <w:r>
        <w:rPr>
          <w:rStyle w:val="apple-converted-space"/>
          <w:rFonts w:ascii="Arial" w:hAnsi="Arial" w:cs="Arial"/>
          <w:color w:val="252525"/>
          <w:sz w:val="21"/>
          <w:szCs w:val="21"/>
          <w:shd w:val="clear" w:color="auto" w:fill="FFFFFF"/>
        </w:rPr>
        <w:t> </w:t>
      </w:r>
    </w:p>
    <w:p w:rsidR="000857B9" w:rsidRPr="006222C4" w:rsidRDefault="000857B9" w:rsidP="00B621BC">
      <w:pPr>
        <w:tabs>
          <w:tab w:val="left" w:pos="708"/>
          <w:tab w:val="left" w:pos="2301"/>
        </w:tabs>
        <w:spacing w:before="240" w:after="0"/>
        <w:rPr>
          <w:b/>
          <w:noProof/>
        </w:rPr>
      </w:pPr>
      <w:r w:rsidRPr="006222C4">
        <w:rPr>
          <w:noProof/>
        </w:rPr>
        <w:t>[</w:t>
      </w:r>
      <w:r w:rsidR="006C5A61" w:rsidRPr="006222C4">
        <w:rPr>
          <w:noProof/>
        </w:rPr>
        <w:t>3</w:t>
      </w:r>
      <w:r w:rsidRPr="006222C4">
        <w:rPr>
          <w:noProof/>
        </w:rPr>
        <w:t>]</w:t>
      </w:r>
      <w:r w:rsidR="00047BD2" w:rsidRPr="006222C4">
        <w:rPr>
          <w:noProof/>
        </w:rPr>
        <w:tab/>
      </w:r>
      <w:r w:rsidRPr="006222C4">
        <w:rPr>
          <w:b/>
          <w:noProof/>
        </w:rPr>
        <w:t>DDD</w:t>
      </w:r>
      <w:r w:rsidR="00643282" w:rsidRPr="006222C4">
        <w:rPr>
          <w:b/>
          <w:noProof/>
        </w:rPr>
        <w:t>-Domain Driven Design</w:t>
      </w:r>
    </w:p>
    <w:p w:rsidR="00B621BC" w:rsidRPr="00B621BC" w:rsidRDefault="00B621BC" w:rsidP="00B621BC">
      <w:pPr>
        <w:spacing w:line="276" w:lineRule="auto"/>
        <w:ind w:left="709"/>
        <w:rPr>
          <w:lang w:eastAsia="fr-FR"/>
        </w:rPr>
      </w:pPr>
      <w:r w:rsidRPr="00B621BC">
        <w:rPr>
          <w:lang w:eastAsia="fr-FR"/>
        </w:rPr>
        <w:t>La </w:t>
      </w:r>
      <w:r w:rsidRPr="00B621BC">
        <w:t>conception pilotée par le domaine</w:t>
      </w:r>
      <w:r w:rsidRPr="00B621BC">
        <w:rPr>
          <w:lang w:eastAsia="fr-FR"/>
        </w:rPr>
        <w:t> est une approche de la conception de log</w:t>
      </w:r>
      <w:r>
        <w:rPr>
          <w:lang w:eastAsia="fr-FR"/>
        </w:rPr>
        <w:t xml:space="preserve">iciel basée sur le principe </w:t>
      </w:r>
      <w:r w:rsidRPr="00B621BC">
        <w:rPr>
          <w:lang w:eastAsia="fr-FR"/>
        </w:rPr>
        <w:t xml:space="preserve"> </w:t>
      </w:r>
      <w:r>
        <w:rPr>
          <w:lang w:eastAsia="fr-FR"/>
        </w:rPr>
        <w:t>d</w:t>
      </w:r>
      <w:r w:rsidRPr="00B621BC">
        <w:rPr>
          <w:lang w:eastAsia="fr-FR"/>
        </w:rPr>
        <w:t>es conceptions complexes</w:t>
      </w:r>
      <w:r>
        <w:rPr>
          <w:lang w:eastAsia="fr-FR"/>
        </w:rPr>
        <w:t xml:space="preserve"> qui</w:t>
      </w:r>
      <w:r w:rsidRPr="00B621BC">
        <w:rPr>
          <w:lang w:eastAsia="fr-FR"/>
        </w:rPr>
        <w:t xml:space="preserve"> doi</w:t>
      </w:r>
      <w:r>
        <w:rPr>
          <w:lang w:eastAsia="fr-FR"/>
        </w:rPr>
        <w:t>vent être basées sur un modèle et sur le principe du</w:t>
      </w:r>
      <w:r w:rsidRPr="00B621BC">
        <w:rPr>
          <w:lang w:eastAsia="fr-FR"/>
        </w:rPr>
        <w:t xml:space="preserve"> focus</w:t>
      </w:r>
      <w:r>
        <w:rPr>
          <w:lang w:eastAsia="fr-FR"/>
        </w:rPr>
        <w:t xml:space="preserve"> qui</w:t>
      </w:r>
      <w:r w:rsidRPr="00B621BC">
        <w:rPr>
          <w:lang w:eastAsia="fr-FR"/>
        </w:rPr>
        <w:t xml:space="preserve"> doit être sur le domaine et la logique associée, sans égard à l'implémentation.</w:t>
      </w:r>
    </w:p>
    <w:p w:rsidR="000857B9" w:rsidRDefault="000857B9" w:rsidP="00B621BC">
      <w:pPr>
        <w:spacing w:before="240" w:after="0"/>
        <w:rPr>
          <w:b/>
          <w:noProof/>
        </w:rPr>
      </w:pPr>
      <w:r w:rsidRPr="00D82019">
        <w:rPr>
          <w:noProof/>
        </w:rPr>
        <w:t>[</w:t>
      </w:r>
      <w:bookmarkStart w:id="489" w:name="OLE_LINK38"/>
      <w:bookmarkStart w:id="490" w:name="OLE_LINK39"/>
      <w:r w:rsidR="006C5A61" w:rsidRPr="00D82019">
        <w:rPr>
          <w:noProof/>
        </w:rPr>
        <w:t>4</w:t>
      </w:r>
      <w:r w:rsidRPr="00D82019">
        <w:rPr>
          <w:noProof/>
        </w:rPr>
        <w:t>]</w:t>
      </w:r>
      <w:r w:rsidR="00047BD2" w:rsidRPr="00D82019">
        <w:rPr>
          <w:noProof/>
        </w:rPr>
        <w:tab/>
      </w:r>
      <w:r w:rsidRPr="00D82019">
        <w:rPr>
          <w:b/>
          <w:noProof/>
        </w:rPr>
        <w:t>J2EE  Java Entreprise Edition</w:t>
      </w:r>
    </w:p>
    <w:p w:rsidR="00B621BC" w:rsidRPr="00D82019" w:rsidRDefault="00B621BC" w:rsidP="00B621BC">
      <w:pPr>
        <w:spacing w:line="276" w:lineRule="auto"/>
        <w:ind w:left="709"/>
        <w:rPr>
          <w:noProof/>
        </w:rPr>
      </w:pPr>
      <w:r>
        <w:t xml:space="preserve">C’est </w:t>
      </w:r>
      <w:r w:rsidRPr="00B621BC">
        <w:t>une</w:t>
      </w:r>
      <w:r>
        <w:t xml:space="preserve"> </w:t>
      </w:r>
      <w:hyperlink r:id="rId53" w:tooltip="Spécification (norme technique)" w:history="1">
        <w:r w:rsidRPr="00B621BC">
          <w:t>spécification</w:t>
        </w:r>
      </w:hyperlink>
      <w:r>
        <w:t xml:space="preserve"> </w:t>
      </w:r>
      <w:r w:rsidRPr="00B621BC">
        <w:t>pour la</w:t>
      </w:r>
      <w:r>
        <w:t xml:space="preserve"> </w:t>
      </w:r>
      <w:hyperlink r:id="rId54" w:tooltip="Technique" w:history="1">
        <w:r w:rsidRPr="00B621BC">
          <w:t>technique</w:t>
        </w:r>
      </w:hyperlink>
      <w:r>
        <w:t xml:space="preserve"> </w:t>
      </w:r>
      <w:hyperlink r:id="rId55" w:tooltip="Java (technique)" w:history="1">
        <w:r w:rsidRPr="00B621BC">
          <w:t>Java</w:t>
        </w:r>
      </w:hyperlink>
      <w:r>
        <w:t xml:space="preserve"> </w:t>
      </w:r>
      <w:r w:rsidRPr="00B621BC">
        <w:t>d'</w:t>
      </w:r>
      <w:hyperlink r:id="rId56" w:tooltip="Oracle (entreprise)" w:history="1">
        <w:r w:rsidRPr="00B621BC">
          <w:t>Oracle</w:t>
        </w:r>
      </w:hyperlink>
      <w:r>
        <w:t xml:space="preserve"> </w:t>
      </w:r>
      <w:r w:rsidRPr="00B621BC">
        <w:t>plus particulièrement destinée aux applications d’entreprise</w:t>
      </w:r>
      <w:r>
        <w:t>.</w:t>
      </w:r>
    </w:p>
    <w:p w:rsidR="006C5A61" w:rsidRPr="00D82019" w:rsidRDefault="006C5A61" w:rsidP="00643282">
      <w:pPr>
        <w:spacing w:after="0"/>
        <w:rPr>
          <w:b/>
          <w:noProof/>
        </w:rPr>
      </w:pPr>
      <w:r w:rsidRPr="00D82019">
        <w:rPr>
          <w:noProof/>
        </w:rPr>
        <w:t>[5]</w:t>
      </w:r>
      <w:r w:rsidR="00047BD2" w:rsidRPr="00D82019">
        <w:rPr>
          <w:noProof/>
        </w:rPr>
        <w:tab/>
      </w:r>
      <w:r w:rsidRPr="00D82019">
        <w:rPr>
          <w:b/>
          <w:noProof/>
        </w:rPr>
        <w:t>EJB</w:t>
      </w:r>
      <w:r w:rsidR="00643282" w:rsidRPr="00D82019">
        <w:rPr>
          <w:b/>
          <w:noProof/>
        </w:rPr>
        <w:t xml:space="preserve"> – Entreprise Java Bean</w:t>
      </w:r>
    </w:p>
    <w:p w:rsidR="00643282" w:rsidRPr="00643282" w:rsidRDefault="00643282" w:rsidP="00B621BC">
      <w:pPr>
        <w:spacing w:line="276" w:lineRule="auto"/>
        <w:ind w:left="708"/>
        <w:rPr>
          <w:noProof/>
        </w:rPr>
      </w:pPr>
      <w:r>
        <w:t>Les Entreprise Java Bean ou EJB sont des composants serveurs donc non visuels qui respectent les spécifications d'un modèle éditées par Sun. Ces spécifications définissent une architecture, un environnement d'exécution et un ensemble d'API.</w:t>
      </w:r>
    </w:p>
    <w:p w:rsidR="00690455" w:rsidRDefault="006C5A61" w:rsidP="00690455">
      <w:pPr>
        <w:spacing w:after="0"/>
        <w:rPr>
          <w:b/>
          <w:noProof/>
        </w:rPr>
      </w:pPr>
      <w:r w:rsidRPr="00D82019">
        <w:rPr>
          <w:noProof/>
        </w:rPr>
        <w:t>[6]</w:t>
      </w:r>
      <w:r w:rsidR="00047BD2" w:rsidRPr="00D82019">
        <w:rPr>
          <w:noProof/>
        </w:rPr>
        <w:tab/>
      </w:r>
      <w:r w:rsidRPr="00D82019">
        <w:rPr>
          <w:b/>
          <w:noProof/>
        </w:rPr>
        <w:t>JPA</w:t>
      </w:r>
      <w:r w:rsidR="00690455" w:rsidRPr="00D82019">
        <w:rPr>
          <w:b/>
          <w:noProof/>
        </w:rPr>
        <w:t xml:space="preserve"> – </w:t>
      </w:r>
      <w:r w:rsidR="00690455" w:rsidRPr="00690455">
        <w:rPr>
          <w:b/>
          <w:noProof/>
        </w:rPr>
        <w:t xml:space="preserve">Java Persistence API </w:t>
      </w:r>
    </w:p>
    <w:p w:rsidR="00690455" w:rsidRPr="00690455" w:rsidRDefault="00690455" w:rsidP="00B74B40">
      <w:pPr>
        <w:spacing w:line="276" w:lineRule="auto"/>
        <w:ind w:left="708"/>
      </w:pPr>
      <w:r>
        <w:t>C’est</w:t>
      </w:r>
      <w:r w:rsidRPr="00690455">
        <w:t xml:space="preserve"> est une interface de programmation Java permettant aux développeurs d'organiser des données relationnelles dans des applications utilisant la plateforme Java.</w:t>
      </w:r>
    </w:p>
    <w:p w:rsidR="006C5A61" w:rsidRDefault="006C5A61" w:rsidP="00690455">
      <w:pPr>
        <w:spacing w:after="0"/>
        <w:rPr>
          <w:b/>
          <w:noProof/>
        </w:rPr>
      </w:pPr>
      <w:r w:rsidRPr="00D82019">
        <w:rPr>
          <w:noProof/>
        </w:rPr>
        <w:t>[7]</w:t>
      </w:r>
      <w:r w:rsidR="00047BD2" w:rsidRPr="00D82019">
        <w:rPr>
          <w:noProof/>
        </w:rPr>
        <w:tab/>
      </w:r>
      <w:r w:rsidRPr="00D82019">
        <w:rPr>
          <w:b/>
          <w:noProof/>
        </w:rPr>
        <w:t>JSF</w:t>
      </w:r>
      <w:r w:rsidR="00047BD2" w:rsidRPr="00D82019">
        <w:rPr>
          <w:b/>
          <w:noProof/>
        </w:rPr>
        <w:t xml:space="preserve"> – JavaServer Faces</w:t>
      </w:r>
    </w:p>
    <w:p w:rsidR="00690455" w:rsidRPr="00690455" w:rsidRDefault="00690455" w:rsidP="00690455">
      <w:pPr>
        <w:spacing w:line="276" w:lineRule="auto"/>
        <w:ind w:left="708"/>
      </w:pPr>
      <w:r w:rsidRPr="00690455">
        <w:t xml:space="preserve">C’ est un framework Java, pour le développement d'applications Web. Il est basé sur la notion de composants, comparable à celle de Swing </w:t>
      </w:r>
      <w:r w:rsidRPr="00690455">
        <w:lastRenderedPageBreak/>
        <w:t>ou SWT, où l'état d'un composant est enregistré lors du rendu de la page, pour être ensuite restauré au retour de la requête.</w:t>
      </w:r>
    </w:p>
    <w:p w:rsidR="006C5A61" w:rsidRDefault="006C5A61" w:rsidP="00690455">
      <w:pPr>
        <w:spacing w:after="0"/>
        <w:rPr>
          <w:b/>
          <w:noProof/>
        </w:rPr>
      </w:pPr>
      <w:r w:rsidRPr="00D82019">
        <w:rPr>
          <w:noProof/>
        </w:rPr>
        <w:t>[</w:t>
      </w:r>
      <w:r w:rsidR="00047BD2" w:rsidRPr="00D82019">
        <w:rPr>
          <w:noProof/>
        </w:rPr>
        <w:t>8</w:t>
      </w:r>
      <w:r w:rsidRPr="00D82019">
        <w:rPr>
          <w:noProof/>
        </w:rPr>
        <w:t>]</w:t>
      </w:r>
      <w:r w:rsidR="00047BD2" w:rsidRPr="00D82019">
        <w:rPr>
          <w:noProof/>
        </w:rPr>
        <w:tab/>
      </w:r>
      <w:r w:rsidRPr="00D82019">
        <w:rPr>
          <w:b/>
          <w:noProof/>
        </w:rPr>
        <w:t>CDI</w:t>
      </w:r>
      <w:r w:rsidR="00690455" w:rsidRPr="00D82019">
        <w:rPr>
          <w:b/>
          <w:noProof/>
        </w:rPr>
        <w:t xml:space="preserve"> – </w:t>
      </w:r>
      <w:r w:rsidR="00690455" w:rsidRPr="00690455">
        <w:rPr>
          <w:b/>
          <w:noProof/>
        </w:rPr>
        <w:t>Contexts and Dependency Injection</w:t>
      </w:r>
    </w:p>
    <w:p w:rsidR="00690455" w:rsidRPr="00690455" w:rsidRDefault="00690455" w:rsidP="00690455">
      <w:pPr>
        <w:spacing w:line="276" w:lineRule="auto"/>
        <w:ind w:left="708"/>
      </w:pPr>
      <w:r>
        <w:t>C’</w:t>
      </w:r>
      <w:r w:rsidRPr="00690455">
        <w:t>est une spécification (JSR 299) de Java EE définissant une interface de programmation (ou API) pour l'injection de dépendances. Son implémentation de référence est Weld.</w:t>
      </w:r>
    </w:p>
    <w:p w:rsidR="006C5A61" w:rsidRPr="00545039" w:rsidRDefault="006C5A61" w:rsidP="00545039">
      <w:pPr>
        <w:spacing w:after="0"/>
        <w:rPr>
          <w:b/>
          <w:noProof/>
        </w:rPr>
      </w:pPr>
      <w:r w:rsidRPr="009018E9">
        <w:rPr>
          <w:noProof/>
        </w:rPr>
        <w:t>[</w:t>
      </w:r>
      <w:r w:rsidR="00047BD2" w:rsidRPr="009018E9">
        <w:rPr>
          <w:noProof/>
        </w:rPr>
        <w:t>9</w:t>
      </w:r>
      <w:r w:rsidRPr="009018E9">
        <w:rPr>
          <w:noProof/>
        </w:rPr>
        <w:t>]</w:t>
      </w:r>
      <w:r w:rsidR="00047BD2" w:rsidRPr="009018E9">
        <w:rPr>
          <w:noProof/>
        </w:rPr>
        <w:tab/>
      </w:r>
      <w:r w:rsidRPr="00545039">
        <w:rPr>
          <w:b/>
          <w:noProof/>
        </w:rPr>
        <w:t>JAX-RS</w:t>
      </w:r>
      <w:r w:rsidR="00545039" w:rsidRPr="00545039">
        <w:rPr>
          <w:b/>
          <w:noProof/>
        </w:rPr>
        <w:t xml:space="preserve"> – Java API for RESTful Web Services</w:t>
      </w:r>
    </w:p>
    <w:p w:rsidR="00545039" w:rsidRPr="00545039" w:rsidRDefault="00545039" w:rsidP="00545039">
      <w:pPr>
        <w:spacing w:line="276" w:lineRule="auto"/>
        <w:ind w:left="708"/>
      </w:pPr>
      <w:r w:rsidRPr="00545039">
        <w:t>C’est une interface de programmation Java permettant de créer des services Web avec une architecture REST.</w:t>
      </w:r>
    </w:p>
    <w:p w:rsidR="006C5A61" w:rsidRDefault="006C5A61" w:rsidP="00545039">
      <w:pPr>
        <w:spacing w:after="0"/>
        <w:rPr>
          <w:b/>
          <w:noProof/>
        </w:rPr>
      </w:pPr>
      <w:bookmarkStart w:id="491" w:name="OLE_LINK40"/>
      <w:r w:rsidRPr="006222C4">
        <w:rPr>
          <w:noProof/>
        </w:rPr>
        <w:t>[</w:t>
      </w:r>
      <w:r w:rsidR="00047BD2" w:rsidRPr="006222C4">
        <w:rPr>
          <w:noProof/>
        </w:rPr>
        <w:t>10</w:t>
      </w:r>
      <w:r w:rsidRPr="006222C4">
        <w:rPr>
          <w:noProof/>
        </w:rPr>
        <w:t>]</w:t>
      </w:r>
      <w:r w:rsidR="00047BD2" w:rsidRPr="006222C4">
        <w:rPr>
          <w:noProof/>
        </w:rPr>
        <w:tab/>
      </w:r>
      <w:r w:rsidRPr="006222C4">
        <w:rPr>
          <w:b/>
          <w:noProof/>
        </w:rPr>
        <w:t>Gradle</w:t>
      </w:r>
    </w:p>
    <w:p w:rsidR="00545039" w:rsidRPr="00545039" w:rsidRDefault="00545039" w:rsidP="00545039">
      <w:pPr>
        <w:spacing w:line="276" w:lineRule="auto"/>
        <w:ind w:left="708"/>
      </w:pPr>
      <w:r w:rsidRPr="00545039">
        <w:t>Gradle est un moteur de production fonctionnant sur la plateforme Java. Il permet de construire des projets en Java, Scala, Groovy voire C++. Gradle permet d'écrire des tâches de constructions dans un fichier de construction en utilisant le langage Groovy.</w:t>
      </w:r>
    </w:p>
    <w:bookmarkEnd w:id="491"/>
    <w:p w:rsidR="006C5A61" w:rsidRPr="006222C4" w:rsidRDefault="006C5A61" w:rsidP="00B621BC">
      <w:pPr>
        <w:spacing w:after="0"/>
        <w:rPr>
          <w:b/>
          <w:noProof/>
        </w:rPr>
      </w:pPr>
      <w:r w:rsidRPr="006222C4">
        <w:rPr>
          <w:noProof/>
        </w:rPr>
        <w:t>[</w:t>
      </w:r>
      <w:r w:rsidR="00047BD2" w:rsidRPr="006222C4">
        <w:rPr>
          <w:noProof/>
        </w:rPr>
        <w:t>11</w:t>
      </w:r>
      <w:r w:rsidRPr="006222C4">
        <w:rPr>
          <w:noProof/>
        </w:rPr>
        <w:t>]</w:t>
      </w:r>
      <w:r w:rsidR="00047BD2" w:rsidRPr="006222C4">
        <w:rPr>
          <w:noProof/>
        </w:rPr>
        <w:tab/>
      </w:r>
      <w:r w:rsidRPr="006222C4">
        <w:rPr>
          <w:b/>
          <w:noProof/>
        </w:rPr>
        <w:t>MVC</w:t>
      </w:r>
      <w:r w:rsidR="00047BD2" w:rsidRPr="006222C4">
        <w:rPr>
          <w:b/>
          <w:noProof/>
        </w:rPr>
        <w:t xml:space="preserve"> - Model-View-Controller</w:t>
      </w:r>
    </w:p>
    <w:p w:rsidR="00B621BC" w:rsidRPr="00B621BC" w:rsidRDefault="00B621BC" w:rsidP="00B621BC">
      <w:pPr>
        <w:spacing w:line="276" w:lineRule="auto"/>
        <w:ind w:left="709"/>
        <w:rPr>
          <w:noProof/>
        </w:rPr>
      </w:pPr>
      <w:r>
        <w:rPr>
          <w:shd w:val="clear" w:color="auto" w:fill="FFFFFF"/>
        </w:rPr>
        <w:t>C’est un modèle destiné à répondre aux besoins des applications interactives en séparant les problématiques liées aux différents composants au sein de leur architecture respective.</w:t>
      </w:r>
    </w:p>
    <w:p w:rsidR="006C5A61" w:rsidRPr="006222C4" w:rsidRDefault="006C5A61" w:rsidP="00B621BC">
      <w:pPr>
        <w:spacing w:before="240" w:after="0"/>
        <w:rPr>
          <w:b/>
          <w:noProof/>
        </w:rPr>
      </w:pPr>
      <w:r w:rsidRPr="006222C4">
        <w:rPr>
          <w:noProof/>
        </w:rPr>
        <w:t>[</w:t>
      </w:r>
      <w:r w:rsidR="00047BD2" w:rsidRPr="006222C4">
        <w:rPr>
          <w:noProof/>
        </w:rPr>
        <w:t>12</w:t>
      </w:r>
      <w:r w:rsidRPr="006222C4">
        <w:rPr>
          <w:noProof/>
        </w:rPr>
        <w:t>]</w:t>
      </w:r>
      <w:r w:rsidR="00047BD2" w:rsidRPr="006222C4">
        <w:rPr>
          <w:noProof/>
        </w:rPr>
        <w:tab/>
      </w:r>
      <w:r w:rsidRPr="006222C4">
        <w:rPr>
          <w:b/>
          <w:noProof/>
        </w:rPr>
        <w:t>Groovy</w:t>
      </w:r>
    </w:p>
    <w:p w:rsidR="00B621BC" w:rsidRPr="00B621BC" w:rsidRDefault="00B621BC" w:rsidP="00B621BC">
      <w:pPr>
        <w:spacing w:line="276" w:lineRule="auto"/>
        <w:ind w:left="709"/>
        <w:rPr>
          <w:rFonts w:cs="Arial"/>
        </w:rPr>
      </w:pPr>
      <w:r w:rsidRPr="00B621BC">
        <w:rPr>
          <w:rFonts w:cs="Arial"/>
          <w:shd w:val="clear" w:color="auto" w:fill="FFFFFF"/>
        </w:rPr>
        <w:t xml:space="preserve">C’est un </w:t>
      </w:r>
      <w:hyperlink r:id="rId57" w:tooltip="Langage de programmation" w:history="1">
        <w:r w:rsidRPr="00B621BC">
          <w:rPr>
            <w:rStyle w:val="Lienhypertexte"/>
            <w:rFonts w:cs="Arial"/>
            <w:color w:val="auto"/>
            <w:szCs w:val="24"/>
            <w:u w:val="none"/>
            <w:shd w:val="clear" w:color="auto" w:fill="FFFFFF"/>
          </w:rPr>
          <w:t>langage de programmation</w:t>
        </w:r>
      </w:hyperlink>
      <w:r w:rsidRPr="00B621BC">
        <w:rPr>
          <w:rStyle w:val="apple-converted-space"/>
          <w:rFonts w:cs="Arial"/>
          <w:szCs w:val="24"/>
          <w:shd w:val="clear" w:color="auto" w:fill="FFFFFF"/>
        </w:rPr>
        <w:t xml:space="preserve"> </w:t>
      </w:r>
      <w:r w:rsidRPr="00B621BC">
        <w:rPr>
          <w:rFonts w:cs="Arial"/>
          <w:shd w:val="clear" w:color="auto" w:fill="FFFFFF"/>
        </w:rPr>
        <w:t>orienté objet destiné à la</w:t>
      </w:r>
      <w:r w:rsidRPr="00B621BC">
        <w:rPr>
          <w:rStyle w:val="apple-converted-space"/>
          <w:rFonts w:cs="Arial"/>
          <w:szCs w:val="24"/>
          <w:shd w:val="clear" w:color="auto" w:fill="FFFFFF"/>
        </w:rPr>
        <w:t xml:space="preserve"> </w:t>
      </w:r>
      <w:hyperlink r:id="rId58" w:tooltip="Plate-forme Java" w:history="1">
        <w:r w:rsidRPr="00B621BC">
          <w:rPr>
            <w:rStyle w:val="Lienhypertexte"/>
            <w:rFonts w:cs="Arial"/>
            <w:color w:val="auto"/>
            <w:szCs w:val="24"/>
            <w:u w:val="none"/>
            <w:shd w:val="clear" w:color="auto" w:fill="FFFFFF"/>
          </w:rPr>
          <w:t>plate-forme Java</w:t>
        </w:r>
      </w:hyperlink>
      <w:r w:rsidRPr="00B621BC">
        <w:t>.</w:t>
      </w:r>
      <w:r w:rsidRPr="00B621BC">
        <w:rPr>
          <w:rFonts w:cs="Arial"/>
        </w:rPr>
        <w:t xml:space="preserve"> Il s'intègre et est entièrement compatible avec la</w:t>
      </w:r>
      <w:r w:rsidRPr="00B621BC">
        <w:rPr>
          <w:rStyle w:val="apple-converted-space"/>
          <w:rFonts w:cs="Arial"/>
          <w:szCs w:val="24"/>
        </w:rPr>
        <w:t xml:space="preserve"> </w:t>
      </w:r>
      <w:hyperlink r:id="rId59" w:tooltip="Machine virtuelle java" w:history="1">
        <w:r w:rsidRPr="00B621BC">
          <w:rPr>
            <w:rStyle w:val="Lienhypertexte"/>
            <w:rFonts w:cs="Arial"/>
            <w:color w:val="auto"/>
            <w:szCs w:val="24"/>
            <w:u w:val="none"/>
          </w:rPr>
          <w:t>JVM</w:t>
        </w:r>
      </w:hyperlink>
      <w:r w:rsidRPr="00B621BC">
        <w:rPr>
          <w:rStyle w:val="apple-converted-space"/>
          <w:rFonts w:cs="Arial"/>
          <w:szCs w:val="24"/>
        </w:rPr>
        <w:t xml:space="preserve"> </w:t>
      </w:r>
      <w:r w:rsidRPr="00B621BC">
        <w:rPr>
          <w:rFonts w:cs="Arial"/>
        </w:rPr>
        <w:t>étant donné que le</w:t>
      </w:r>
      <w:r w:rsidRPr="00B621BC">
        <w:rPr>
          <w:rStyle w:val="apple-converted-space"/>
          <w:rFonts w:cs="Arial"/>
          <w:szCs w:val="24"/>
        </w:rPr>
        <w:t xml:space="preserve"> </w:t>
      </w:r>
      <w:hyperlink r:id="rId60" w:tooltip="Bytecode" w:history="1">
        <w:r w:rsidR="00FE0090">
          <w:rPr>
            <w:rStyle w:val="Lienhypertexte"/>
            <w:rFonts w:cs="Arial"/>
            <w:color w:val="auto"/>
            <w:szCs w:val="24"/>
            <w:u w:val="none"/>
          </w:rPr>
          <w:t>byte</w:t>
        </w:r>
        <w:r w:rsidR="00FE0090" w:rsidRPr="00B621BC">
          <w:rPr>
            <w:rStyle w:val="Lienhypertexte"/>
            <w:rFonts w:cs="Arial"/>
            <w:color w:val="auto"/>
            <w:szCs w:val="24"/>
            <w:u w:val="none"/>
          </w:rPr>
          <w:t>code</w:t>
        </w:r>
      </w:hyperlink>
      <w:r w:rsidRPr="00B621BC">
        <w:rPr>
          <w:rStyle w:val="apple-converted-space"/>
          <w:rFonts w:cs="Arial"/>
          <w:szCs w:val="24"/>
        </w:rPr>
        <w:t xml:space="preserve"> </w:t>
      </w:r>
      <w:r w:rsidRPr="00B621BC">
        <w:rPr>
          <w:rFonts w:cs="Arial"/>
        </w:rPr>
        <w:t>est le même. Il peut donc  utiliser les</w:t>
      </w:r>
      <w:r w:rsidRPr="00B621BC">
        <w:rPr>
          <w:rStyle w:val="apple-converted-space"/>
          <w:rFonts w:cs="Arial"/>
          <w:szCs w:val="24"/>
        </w:rPr>
        <w:t> </w:t>
      </w:r>
      <w:hyperlink r:id="rId61" w:tooltip="Bibliothèque (logicielle)" w:history="1">
        <w:r w:rsidRPr="00B621BC">
          <w:rPr>
            <w:rStyle w:val="Lienhypertexte"/>
            <w:rFonts w:cs="Arial"/>
            <w:color w:val="auto"/>
            <w:szCs w:val="24"/>
            <w:u w:val="none"/>
          </w:rPr>
          <w:t>bibliothèques</w:t>
        </w:r>
      </w:hyperlink>
      <w:r w:rsidRPr="00B621BC">
        <w:rPr>
          <w:rStyle w:val="apple-converted-space"/>
          <w:rFonts w:cs="Arial"/>
          <w:szCs w:val="24"/>
        </w:rPr>
        <w:t> </w:t>
      </w:r>
      <w:r w:rsidRPr="00B621BC">
        <w:rPr>
          <w:rFonts w:cs="Arial"/>
        </w:rPr>
        <w:t>Java et être utilisé dans des classes Java.</w:t>
      </w:r>
    </w:p>
    <w:p w:rsidR="006C5A61" w:rsidRDefault="006C5A61" w:rsidP="00FE0090">
      <w:pPr>
        <w:spacing w:before="240" w:after="0"/>
        <w:rPr>
          <w:b/>
          <w:noProof/>
        </w:rPr>
      </w:pPr>
      <w:r w:rsidRPr="00D82019">
        <w:rPr>
          <w:noProof/>
        </w:rPr>
        <w:t>[</w:t>
      </w:r>
      <w:r w:rsidR="00047BD2" w:rsidRPr="00D82019">
        <w:rPr>
          <w:noProof/>
        </w:rPr>
        <w:t>13</w:t>
      </w:r>
      <w:r w:rsidRPr="00D82019">
        <w:rPr>
          <w:noProof/>
        </w:rPr>
        <w:t>]</w:t>
      </w:r>
      <w:r w:rsidR="00047BD2" w:rsidRPr="00D82019">
        <w:rPr>
          <w:b/>
          <w:noProof/>
        </w:rPr>
        <w:tab/>
      </w:r>
      <w:r w:rsidRPr="00D82019">
        <w:rPr>
          <w:b/>
          <w:noProof/>
        </w:rPr>
        <w:t>cron</w:t>
      </w:r>
    </w:p>
    <w:p w:rsidR="00FE0090" w:rsidRPr="00D82019" w:rsidRDefault="00545039" w:rsidP="00FE0090">
      <w:pPr>
        <w:spacing w:line="276" w:lineRule="auto"/>
        <w:ind w:left="709"/>
        <w:rPr>
          <w:noProof/>
        </w:rPr>
      </w:pPr>
      <w:r>
        <w:rPr>
          <w:noProof/>
        </w:rPr>
        <w:t>Le syntaxe cro</w:t>
      </w:r>
      <w:r w:rsidR="00FE0090">
        <w:rPr>
          <w:noProof/>
        </w:rPr>
        <w:t>n est utilisé pour ecrire un script de planification des taches sous Lunix</w:t>
      </w:r>
    </w:p>
    <w:p w:rsidR="006C5A61" w:rsidRDefault="006C5A61" w:rsidP="00047BD2">
      <w:pPr>
        <w:spacing w:after="0"/>
      </w:pPr>
      <w:r w:rsidRPr="00D82019">
        <w:rPr>
          <w:noProof/>
        </w:rPr>
        <w:t>[</w:t>
      </w:r>
      <w:r w:rsidR="00047BD2" w:rsidRPr="00D82019">
        <w:rPr>
          <w:noProof/>
        </w:rPr>
        <w:t>14</w:t>
      </w:r>
      <w:r w:rsidRPr="00D82019">
        <w:rPr>
          <w:noProof/>
        </w:rPr>
        <w:t>]</w:t>
      </w:r>
      <w:r w:rsidR="00047BD2" w:rsidRPr="00D82019">
        <w:rPr>
          <w:noProof/>
        </w:rPr>
        <w:tab/>
      </w:r>
      <w:r w:rsidRPr="00D82019">
        <w:rPr>
          <w:b/>
          <w:noProof/>
        </w:rPr>
        <w:t>API</w:t>
      </w:r>
      <w:r w:rsidR="00047BD2" w:rsidRPr="00D82019">
        <w:rPr>
          <w:b/>
          <w:noProof/>
        </w:rPr>
        <w:t xml:space="preserve"> - </w:t>
      </w:r>
      <w:r w:rsidR="00047BD2" w:rsidRPr="00047BD2">
        <w:rPr>
          <w:b/>
        </w:rPr>
        <w:t>Application Programming Interface</w:t>
      </w:r>
      <w:r w:rsidR="00643282">
        <w:rPr>
          <w:b/>
        </w:rPr>
        <w:t>--</w:t>
      </w:r>
    </w:p>
    <w:p w:rsidR="00545039" w:rsidRDefault="00047BD2" w:rsidP="00B74B40">
      <w:pPr>
        <w:ind w:left="708"/>
      </w:pPr>
      <w:r>
        <w:t>Interface servant de base pour concevoir un programme capable d’interagir avec un autre logiciel. Ensemble de fonctions qui a pour but de faciliter le travail du développeur.</w:t>
      </w:r>
    </w:p>
    <w:p w:rsidR="006C5A61" w:rsidRPr="00D82019" w:rsidRDefault="006C5A61" w:rsidP="00643282">
      <w:pPr>
        <w:spacing w:after="0"/>
        <w:rPr>
          <w:b/>
          <w:noProof/>
        </w:rPr>
      </w:pPr>
      <w:r w:rsidRPr="00D82019">
        <w:rPr>
          <w:noProof/>
        </w:rPr>
        <w:t>[</w:t>
      </w:r>
      <w:r w:rsidR="00047BD2" w:rsidRPr="00D82019">
        <w:rPr>
          <w:noProof/>
        </w:rPr>
        <w:t>15</w:t>
      </w:r>
      <w:r w:rsidRPr="00D82019">
        <w:rPr>
          <w:noProof/>
        </w:rPr>
        <w:t>]</w:t>
      </w:r>
      <w:r w:rsidR="00047BD2" w:rsidRPr="00D82019">
        <w:rPr>
          <w:noProof/>
        </w:rPr>
        <w:tab/>
      </w:r>
      <w:r w:rsidRPr="00D82019">
        <w:rPr>
          <w:b/>
          <w:noProof/>
        </w:rPr>
        <w:t>Text mining</w:t>
      </w:r>
    </w:p>
    <w:p w:rsidR="00643282" w:rsidRPr="00643282" w:rsidRDefault="00643282" w:rsidP="00643282">
      <w:pPr>
        <w:ind w:left="708"/>
        <w:rPr>
          <w:noProof/>
        </w:rPr>
      </w:pPr>
      <w:r>
        <w:rPr>
          <w:shd w:val="clear" w:color="auto" w:fill="FFFFFF"/>
        </w:rPr>
        <w:t>Elle désigne un ensemble de traitements informatiques consistant à extraire des connaissances selon un critère de nouveauté ou de similarité dans des textes produits par des humains pour des humains</w:t>
      </w:r>
    </w:p>
    <w:p w:rsidR="006C5A61" w:rsidRPr="001C434C" w:rsidRDefault="006C5A61" w:rsidP="001C434C">
      <w:pPr>
        <w:spacing w:after="0"/>
        <w:rPr>
          <w:b/>
          <w:noProof/>
        </w:rPr>
      </w:pPr>
      <w:r w:rsidRPr="009018E9">
        <w:rPr>
          <w:noProof/>
        </w:rPr>
        <w:lastRenderedPageBreak/>
        <w:t>[</w:t>
      </w:r>
      <w:r w:rsidR="00047BD2" w:rsidRPr="009018E9">
        <w:rPr>
          <w:noProof/>
        </w:rPr>
        <w:t>16]</w:t>
      </w:r>
      <w:r w:rsidR="00047BD2" w:rsidRPr="009018E9">
        <w:rPr>
          <w:noProof/>
        </w:rPr>
        <w:tab/>
      </w:r>
      <w:bookmarkEnd w:id="489"/>
      <w:bookmarkEnd w:id="490"/>
      <w:r w:rsidRPr="001C434C">
        <w:rPr>
          <w:b/>
          <w:noProof/>
        </w:rPr>
        <w:t>Artifactory</w:t>
      </w:r>
    </w:p>
    <w:p w:rsidR="00545039" w:rsidRPr="001C434C" w:rsidRDefault="00545039" w:rsidP="001C434C">
      <w:pPr>
        <w:ind w:left="708"/>
        <w:rPr>
          <w:shd w:val="clear" w:color="auto" w:fill="FFFFFF"/>
        </w:rPr>
      </w:pPr>
      <w:r w:rsidRPr="001C434C">
        <w:rPr>
          <w:shd w:val="clear" w:color="auto" w:fill="FFFFFF"/>
        </w:rPr>
        <w:t>C’est un gestionnaire de référentiels de binaires. Il permeet la gestion des repository pour Apache Maven, mais bien au-delà de Maven, c'est l'entrepôt unique pour tous les artefacts d'une usine logicielle. Artifactory est capable de conserver de façon pérenne, distribuée et sécurisée tous les livrables.</w:t>
      </w:r>
    </w:p>
    <w:p w:rsidR="006C5A61" w:rsidRPr="00545039" w:rsidRDefault="006C5A61" w:rsidP="005D2E69">
      <w:pPr>
        <w:rPr>
          <w:b/>
          <w:noProof/>
        </w:rPr>
      </w:pPr>
    </w:p>
    <w:p w:rsidR="00C113D4" w:rsidRDefault="00C113D4" w:rsidP="005D2E69">
      <w:pPr>
        <w:rPr>
          <w:b/>
          <w:noProof/>
        </w:rPr>
      </w:pPr>
    </w:p>
    <w:p w:rsidR="006C5A61" w:rsidRPr="00545039" w:rsidRDefault="006C5A61" w:rsidP="005D2E69">
      <w:pPr>
        <w:rPr>
          <w:b/>
          <w:noProof/>
        </w:rPr>
        <w:sectPr w:rsidR="006C5A61" w:rsidRPr="00545039" w:rsidSect="006C5A61">
          <w:headerReference w:type="default" r:id="rId62"/>
          <w:pgSz w:w="11906" w:h="16838"/>
          <w:pgMar w:top="1440" w:right="1983" w:bottom="1440" w:left="1985" w:header="708" w:footer="708" w:gutter="0"/>
          <w:cols w:space="708"/>
          <w:titlePg/>
          <w:docGrid w:linePitch="360"/>
        </w:sectPr>
      </w:pPr>
    </w:p>
    <w:p w:rsidR="00C113D4" w:rsidRDefault="00C113D4" w:rsidP="00C113D4">
      <w:pPr>
        <w:pStyle w:val="Titre"/>
        <w:spacing w:line="600" w:lineRule="auto"/>
      </w:pPr>
      <w:r>
        <w:lastRenderedPageBreak/>
        <w:t>Liste des figures</w:t>
      </w:r>
    </w:p>
    <w:p w:rsidR="00C113D4" w:rsidRDefault="00C113D4">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29076582" w:history="1">
        <w:r w:rsidRPr="00E33D1B">
          <w:rPr>
            <w:rStyle w:val="Lienhypertexte"/>
            <w:noProof/>
          </w:rPr>
          <w:t>Figure 1: Organigramme de l’entreprise COHERIS</w:t>
        </w:r>
        <w:r>
          <w:rPr>
            <w:noProof/>
            <w:webHidden/>
          </w:rPr>
          <w:tab/>
        </w:r>
        <w:r>
          <w:rPr>
            <w:noProof/>
            <w:webHidden/>
          </w:rPr>
          <w:fldChar w:fldCharType="begin"/>
        </w:r>
        <w:r>
          <w:rPr>
            <w:noProof/>
            <w:webHidden/>
          </w:rPr>
          <w:instrText xml:space="preserve"> PAGEREF _Toc429076582 \h </w:instrText>
        </w:r>
        <w:r>
          <w:rPr>
            <w:noProof/>
            <w:webHidden/>
          </w:rPr>
        </w:r>
        <w:r>
          <w:rPr>
            <w:noProof/>
            <w:webHidden/>
          </w:rPr>
          <w:fldChar w:fldCharType="separate"/>
        </w:r>
        <w:r>
          <w:rPr>
            <w:noProof/>
            <w:webHidden/>
          </w:rPr>
          <w:t>9</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83" w:history="1">
        <w:r w:rsidRPr="00E33D1B">
          <w:rPr>
            <w:rStyle w:val="Lienhypertexte"/>
            <w:noProof/>
          </w:rPr>
          <w:t>Figure 2: Organigramme de la direction de l'offre</w:t>
        </w:r>
        <w:r>
          <w:rPr>
            <w:noProof/>
            <w:webHidden/>
          </w:rPr>
          <w:tab/>
        </w:r>
        <w:r>
          <w:rPr>
            <w:noProof/>
            <w:webHidden/>
          </w:rPr>
          <w:fldChar w:fldCharType="begin"/>
        </w:r>
        <w:r>
          <w:rPr>
            <w:noProof/>
            <w:webHidden/>
          </w:rPr>
          <w:instrText xml:space="preserve"> PAGEREF _Toc429076583 \h </w:instrText>
        </w:r>
        <w:r>
          <w:rPr>
            <w:noProof/>
            <w:webHidden/>
          </w:rPr>
        </w:r>
        <w:r>
          <w:rPr>
            <w:noProof/>
            <w:webHidden/>
          </w:rPr>
          <w:fldChar w:fldCharType="separate"/>
        </w:r>
        <w:r>
          <w:rPr>
            <w:noProof/>
            <w:webHidden/>
          </w:rPr>
          <w:t>11</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84" w:history="1">
        <w:r w:rsidRPr="00E33D1B">
          <w:rPr>
            <w:rStyle w:val="Lienhypertexte"/>
            <w:noProof/>
          </w:rPr>
          <w:t>Figure 3:Socle J2EE Coheris</w:t>
        </w:r>
        <w:r>
          <w:rPr>
            <w:noProof/>
            <w:webHidden/>
          </w:rPr>
          <w:tab/>
        </w:r>
        <w:r>
          <w:rPr>
            <w:noProof/>
            <w:webHidden/>
          </w:rPr>
          <w:fldChar w:fldCharType="begin"/>
        </w:r>
        <w:r>
          <w:rPr>
            <w:noProof/>
            <w:webHidden/>
          </w:rPr>
          <w:instrText xml:space="preserve"> PAGEREF _Toc429076584 \h </w:instrText>
        </w:r>
        <w:r>
          <w:rPr>
            <w:noProof/>
            <w:webHidden/>
          </w:rPr>
        </w:r>
        <w:r>
          <w:rPr>
            <w:noProof/>
            <w:webHidden/>
          </w:rPr>
          <w:fldChar w:fldCharType="separate"/>
        </w:r>
        <w:r>
          <w:rPr>
            <w:noProof/>
            <w:webHidden/>
          </w:rPr>
          <w:t>12</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85" w:history="1">
        <w:r w:rsidRPr="00E33D1B">
          <w:rPr>
            <w:rStyle w:val="Lienhypertexte"/>
            <w:noProof/>
          </w:rPr>
          <w:t>Figure 4:Communication entre le backend et le frontend dans un même serveur</w:t>
        </w:r>
        <w:r>
          <w:rPr>
            <w:noProof/>
            <w:webHidden/>
          </w:rPr>
          <w:tab/>
        </w:r>
        <w:r>
          <w:rPr>
            <w:noProof/>
            <w:webHidden/>
          </w:rPr>
          <w:fldChar w:fldCharType="begin"/>
        </w:r>
        <w:r>
          <w:rPr>
            <w:noProof/>
            <w:webHidden/>
          </w:rPr>
          <w:instrText xml:space="preserve"> PAGEREF _Toc429076585 \h </w:instrText>
        </w:r>
        <w:r>
          <w:rPr>
            <w:noProof/>
            <w:webHidden/>
          </w:rPr>
        </w:r>
        <w:r>
          <w:rPr>
            <w:noProof/>
            <w:webHidden/>
          </w:rPr>
          <w:fldChar w:fldCharType="separate"/>
        </w:r>
        <w:r>
          <w:rPr>
            <w:noProof/>
            <w:webHidden/>
          </w:rPr>
          <w:t>17</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86" w:history="1">
        <w:r w:rsidRPr="00E33D1B">
          <w:rPr>
            <w:rStyle w:val="Lienhypertexte"/>
            <w:noProof/>
          </w:rPr>
          <w:t>Figure 5: Communication entre le backend et le frontend déployé sur deux serveurs distincts</w:t>
        </w:r>
        <w:r>
          <w:rPr>
            <w:noProof/>
            <w:webHidden/>
          </w:rPr>
          <w:tab/>
        </w:r>
        <w:r>
          <w:rPr>
            <w:noProof/>
            <w:webHidden/>
          </w:rPr>
          <w:fldChar w:fldCharType="begin"/>
        </w:r>
        <w:r>
          <w:rPr>
            <w:noProof/>
            <w:webHidden/>
          </w:rPr>
          <w:instrText xml:space="preserve"> PAGEREF _Toc429076586 \h </w:instrText>
        </w:r>
        <w:r>
          <w:rPr>
            <w:noProof/>
            <w:webHidden/>
          </w:rPr>
        </w:r>
        <w:r>
          <w:rPr>
            <w:noProof/>
            <w:webHidden/>
          </w:rPr>
          <w:fldChar w:fldCharType="separate"/>
        </w:r>
        <w:r>
          <w:rPr>
            <w:noProof/>
            <w:webHidden/>
          </w:rPr>
          <w:t>17</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87" w:history="1">
        <w:r w:rsidRPr="00E33D1B">
          <w:rPr>
            <w:rStyle w:val="Lienhypertexte"/>
            <w:noProof/>
          </w:rPr>
          <w:t>Figure 6:Mode1</w:t>
        </w:r>
        <w:r>
          <w:rPr>
            <w:noProof/>
            <w:webHidden/>
          </w:rPr>
          <w:tab/>
        </w:r>
        <w:r>
          <w:rPr>
            <w:noProof/>
            <w:webHidden/>
          </w:rPr>
          <w:fldChar w:fldCharType="begin"/>
        </w:r>
        <w:r>
          <w:rPr>
            <w:noProof/>
            <w:webHidden/>
          </w:rPr>
          <w:instrText xml:space="preserve"> PAGEREF _Toc429076587 \h </w:instrText>
        </w:r>
        <w:r>
          <w:rPr>
            <w:noProof/>
            <w:webHidden/>
          </w:rPr>
        </w:r>
        <w:r>
          <w:rPr>
            <w:noProof/>
            <w:webHidden/>
          </w:rPr>
          <w:fldChar w:fldCharType="separate"/>
        </w:r>
        <w:r>
          <w:rPr>
            <w:noProof/>
            <w:webHidden/>
          </w:rPr>
          <w:t>19</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88" w:history="1">
        <w:r w:rsidRPr="00E33D1B">
          <w:rPr>
            <w:rStyle w:val="Lienhypertexte"/>
            <w:noProof/>
          </w:rPr>
          <w:t>Figure 7:Mode 2</w:t>
        </w:r>
        <w:r>
          <w:rPr>
            <w:noProof/>
            <w:webHidden/>
          </w:rPr>
          <w:tab/>
        </w:r>
        <w:r>
          <w:rPr>
            <w:noProof/>
            <w:webHidden/>
          </w:rPr>
          <w:fldChar w:fldCharType="begin"/>
        </w:r>
        <w:r>
          <w:rPr>
            <w:noProof/>
            <w:webHidden/>
          </w:rPr>
          <w:instrText xml:space="preserve"> PAGEREF _Toc429076588 \h </w:instrText>
        </w:r>
        <w:r>
          <w:rPr>
            <w:noProof/>
            <w:webHidden/>
          </w:rPr>
        </w:r>
        <w:r>
          <w:rPr>
            <w:noProof/>
            <w:webHidden/>
          </w:rPr>
          <w:fldChar w:fldCharType="separate"/>
        </w:r>
        <w:r>
          <w:rPr>
            <w:noProof/>
            <w:webHidden/>
          </w:rPr>
          <w:t>20</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89" w:history="1">
        <w:r w:rsidRPr="00E33D1B">
          <w:rPr>
            <w:rStyle w:val="Lienhypertexte"/>
            <w:noProof/>
          </w:rPr>
          <w:t>Figure 8: Mode 3</w:t>
        </w:r>
        <w:r>
          <w:rPr>
            <w:noProof/>
            <w:webHidden/>
          </w:rPr>
          <w:tab/>
        </w:r>
        <w:r>
          <w:rPr>
            <w:noProof/>
            <w:webHidden/>
          </w:rPr>
          <w:fldChar w:fldCharType="begin"/>
        </w:r>
        <w:r>
          <w:rPr>
            <w:noProof/>
            <w:webHidden/>
          </w:rPr>
          <w:instrText xml:space="preserve"> PAGEREF _Toc429076589 \h </w:instrText>
        </w:r>
        <w:r>
          <w:rPr>
            <w:noProof/>
            <w:webHidden/>
          </w:rPr>
        </w:r>
        <w:r>
          <w:rPr>
            <w:noProof/>
            <w:webHidden/>
          </w:rPr>
          <w:fldChar w:fldCharType="separate"/>
        </w:r>
        <w:r>
          <w:rPr>
            <w:noProof/>
            <w:webHidden/>
          </w:rPr>
          <w:t>21</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90" w:history="1">
        <w:r w:rsidRPr="00E33D1B">
          <w:rPr>
            <w:rStyle w:val="Lienhypertexte"/>
            <w:noProof/>
          </w:rPr>
          <w:t>Figure 9 : Architecture du module scheduler</w:t>
        </w:r>
        <w:r>
          <w:rPr>
            <w:noProof/>
            <w:webHidden/>
          </w:rPr>
          <w:tab/>
        </w:r>
        <w:r>
          <w:rPr>
            <w:noProof/>
            <w:webHidden/>
          </w:rPr>
          <w:fldChar w:fldCharType="begin"/>
        </w:r>
        <w:r>
          <w:rPr>
            <w:noProof/>
            <w:webHidden/>
          </w:rPr>
          <w:instrText xml:space="preserve"> PAGEREF _Toc429076590 \h </w:instrText>
        </w:r>
        <w:r>
          <w:rPr>
            <w:noProof/>
            <w:webHidden/>
          </w:rPr>
        </w:r>
        <w:r>
          <w:rPr>
            <w:noProof/>
            <w:webHidden/>
          </w:rPr>
          <w:fldChar w:fldCharType="separate"/>
        </w:r>
        <w:r>
          <w:rPr>
            <w:noProof/>
            <w:webHidden/>
          </w:rPr>
          <w:t>23</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91" w:history="1">
        <w:r w:rsidRPr="00E33D1B">
          <w:rPr>
            <w:rStyle w:val="Lienhypertexte"/>
            <w:noProof/>
          </w:rPr>
          <w:t>Figure 10: Concepts Quartz</w:t>
        </w:r>
        <w:r>
          <w:rPr>
            <w:noProof/>
            <w:webHidden/>
          </w:rPr>
          <w:tab/>
        </w:r>
        <w:r>
          <w:rPr>
            <w:noProof/>
            <w:webHidden/>
          </w:rPr>
          <w:fldChar w:fldCharType="begin"/>
        </w:r>
        <w:r>
          <w:rPr>
            <w:noProof/>
            <w:webHidden/>
          </w:rPr>
          <w:instrText xml:space="preserve"> PAGEREF _Toc429076591 \h </w:instrText>
        </w:r>
        <w:r>
          <w:rPr>
            <w:noProof/>
            <w:webHidden/>
          </w:rPr>
        </w:r>
        <w:r>
          <w:rPr>
            <w:noProof/>
            <w:webHidden/>
          </w:rPr>
          <w:fldChar w:fldCharType="separate"/>
        </w:r>
        <w:r>
          <w:rPr>
            <w:noProof/>
            <w:webHidden/>
          </w:rPr>
          <w:t>25</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92" w:history="1">
        <w:r w:rsidRPr="00E33D1B">
          <w:rPr>
            <w:rStyle w:val="Lienhypertexte"/>
            <w:noProof/>
          </w:rPr>
          <w:t>Figure 11: Architecture du module Scheduler</w:t>
        </w:r>
        <w:r>
          <w:rPr>
            <w:noProof/>
            <w:webHidden/>
          </w:rPr>
          <w:tab/>
        </w:r>
        <w:r>
          <w:rPr>
            <w:noProof/>
            <w:webHidden/>
          </w:rPr>
          <w:fldChar w:fldCharType="begin"/>
        </w:r>
        <w:r>
          <w:rPr>
            <w:noProof/>
            <w:webHidden/>
          </w:rPr>
          <w:instrText xml:space="preserve"> PAGEREF _Toc429076592 \h </w:instrText>
        </w:r>
        <w:r>
          <w:rPr>
            <w:noProof/>
            <w:webHidden/>
          </w:rPr>
        </w:r>
        <w:r>
          <w:rPr>
            <w:noProof/>
            <w:webHidden/>
          </w:rPr>
          <w:fldChar w:fldCharType="separate"/>
        </w:r>
        <w:r>
          <w:rPr>
            <w:noProof/>
            <w:webHidden/>
          </w:rPr>
          <w:t>27</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93" w:history="1">
        <w:r w:rsidRPr="00E33D1B">
          <w:rPr>
            <w:rStyle w:val="Lienhypertexte"/>
            <w:noProof/>
          </w:rPr>
          <w:t>Figure 12:capture d'ecran du dashbord Coheris</w:t>
        </w:r>
        <w:r>
          <w:rPr>
            <w:noProof/>
            <w:webHidden/>
          </w:rPr>
          <w:tab/>
        </w:r>
        <w:r>
          <w:rPr>
            <w:noProof/>
            <w:webHidden/>
          </w:rPr>
          <w:fldChar w:fldCharType="begin"/>
        </w:r>
        <w:r>
          <w:rPr>
            <w:noProof/>
            <w:webHidden/>
          </w:rPr>
          <w:instrText xml:space="preserve"> PAGEREF _Toc429076593 \h </w:instrText>
        </w:r>
        <w:r>
          <w:rPr>
            <w:noProof/>
            <w:webHidden/>
          </w:rPr>
        </w:r>
        <w:r>
          <w:rPr>
            <w:noProof/>
            <w:webHidden/>
          </w:rPr>
          <w:fldChar w:fldCharType="separate"/>
        </w:r>
        <w:r>
          <w:rPr>
            <w:noProof/>
            <w:webHidden/>
          </w:rPr>
          <w:t>28</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94" w:history="1">
        <w:r w:rsidRPr="00E33D1B">
          <w:rPr>
            <w:rStyle w:val="Lienhypertexte"/>
            <w:noProof/>
          </w:rPr>
          <w:t>Figure 13:capture écran du gestionnaire de tâches</w:t>
        </w:r>
        <w:r>
          <w:rPr>
            <w:noProof/>
            <w:webHidden/>
          </w:rPr>
          <w:tab/>
        </w:r>
        <w:r>
          <w:rPr>
            <w:noProof/>
            <w:webHidden/>
          </w:rPr>
          <w:fldChar w:fldCharType="begin"/>
        </w:r>
        <w:r>
          <w:rPr>
            <w:noProof/>
            <w:webHidden/>
          </w:rPr>
          <w:instrText xml:space="preserve"> PAGEREF _Toc429076594 \h </w:instrText>
        </w:r>
        <w:r>
          <w:rPr>
            <w:noProof/>
            <w:webHidden/>
          </w:rPr>
        </w:r>
        <w:r>
          <w:rPr>
            <w:noProof/>
            <w:webHidden/>
          </w:rPr>
          <w:fldChar w:fldCharType="separate"/>
        </w:r>
        <w:r>
          <w:rPr>
            <w:noProof/>
            <w:webHidden/>
          </w:rPr>
          <w:t>29</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95" w:history="1">
        <w:r w:rsidRPr="00E33D1B">
          <w:rPr>
            <w:rStyle w:val="Lienhypertexte"/>
            <w:noProof/>
          </w:rPr>
          <w:t>Figure 14:Capture d'écran du gestionnaire des traitements</w:t>
        </w:r>
        <w:r>
          <w:rPr>
            <w:noProof/>
            <w:webHidden/>
          </w:rPr>
          <w:tab/>
        </w:r>
        <w:r>
          <w:rPr>
            <w:noProof/>
            <w:webHidden/>
          </w:rPr>
          <w:fldChar w:fldCharType="begin"/>
        </w:r>
        <w:r>
          <w:rPr>
            <w:noProof/>
            <w:webHidden/>
          </w:rPr>
          <w:instrText xml:space="preserve"> PAGEREF _Toc429076595 \h </w:instrText>
        </w:r>
        <w:r>
          <w:rPr>
            <w:noProof/>
            <w:webHidden/>
          </w:rPr>
        </w:r>
        <w:r>
          <w:rPr>
            <w:noProof/>
            <w:webHidden/>
          </w:rPr>
          <w:fldChar w:fldCharType="separate"/>
        </w:r>
        <w:r>
          <w:rPr>
            <w:noProof/>
            <w:webHidden/>
          </w:rPr>
          <w:t>29</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96" w:history="1">
        <w:r w:rsidRPr="00E33D1B">
          <w:rPr>
            <w:rStyle w:val="Lienhypertexte"/>
            <w:noProof/>
          </w:rPr>
          <w:t>Figure 15:Capture d'écran sur le gestionnaire d'historiques</w:t>
        </w:r>
        <w:r>
          <w:rPr>
            <w:noProof/>
            <w:webHidden/>
          </w:rPr>
          <w:tab/>
        </w:r>
        <w:r>
          <w:rPr>
            <w:noProof/>
            <w:webHidden/>
          </w:rPr>
          <w:fldChar w:fldCharType="begin"/>
        </w:r>
        <w:r>
          <w:rPr>
            <w:noProof/>
            <w:webHidden/>
          </w:rPr>
          <w:instrText xml:space="preserve"> PAGEREF _Toc429076596 \h </w:instrText>
        </w:r>
        <w:r>
          <w:rPr>
            <w:noProof/>
            <w:webHidden/>
          </w:rPr>
        </w:r>
        <w:r>
          <w:rPr>
            <w:noProof/>
            <w:webHidden/>
          </w:rPr>
          <w:fldChar w:fldCharType="separate"/>
        </w:r>
        <w:r>
          <w:rPr>
            <w:noProof/>
            <w:webHidden/>
          </w:rPr>
          <w:t>30</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97" w:history="1">
        <w:r w:rsidRPr="00E33D1B">
          <w:rPr>
            <w:rStyle w:val="Lienhypertexte"/>
            <w:noProof/>
          </w:rPr>
          <w:t>Figure 16:Architecture du module Social</w:t>
        </w:r>
        <w:r>
          <w:rPr>
            <w:noProof/>
            <w:webHidden/>
          </w:rPr>
          <w:tab/>
        </w:r>
        <w:r>
          <w:rPr>
            <w:noProof/>
            <w:webHidden/>
          </w:rPr>
          <w:fldChar w:fldCharType="begin"/>
        </w:r>
        <w:r>
          <w:rPr>
            <w:noProof/>
            <w:webHidden/>
          </w:rPr>
          <w:instrText xml:space="preserve"> PAGEREF _Toc429076597 \h </w:instrText>
        </w:r>
        <w:r>
          <w:rPr>
            <w:noProof/>
            <w:webHidden/>
          </w:rPr>
        </w:r>
        <w:r>
          <w:rPr>
            <w:noProof/>
            <w:webHidden/>
          </w:rPr>
          <w:fldChar w:fldCharType="separate"/>
        </w:r>
        <w:r>
          <w:rPr>
            <w:noProof/>
            <w:webHidden/>
          </w:rPr>
          <w:t>31</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98" w:history="1">
        <w:r w:rsidRPr="00E33D1B">
          <w:rPr>
            <w:rStyle w:val="Lienhypertexte"/>
            <w:noProof/>
          </w:rPr>
          <w:t>Figure 17:Architecture de serveur de déploiement  SPAD RealTime</w:t>
        </w:r>
        <w:r>
          <w:rPr>
            <w:noProof/>
            <w:webHidden/>
          </w:rPr>
          <w:tab/>
        </w:r>
        <w:r>
          <w:rPr>
            <w:noProof/>
            <w:webHidden/>
          </w:rPr>
          <w:fldChar w:fldCharType="begin"/>
        </w:r>
        <w:r>
          <w:rPr>
            <w:noProof/>
            <w:webHidden/>
          </w:rPr>
          <w:instrText xml:space="preserve"> PAGEREF _Toc429076598 \h </w:instrText>
        </w:r>
        <w:r>
          <w:rPr>
            <w:noProof/>
            <w:webHidden/>
          </w:rPr>
        </w:r>
        <w:r>
          <w:rPr>
            <w:noProof/>
            <w:webHidden/>
          </w:rPr>
          <w:fldChar w:fldCharType="separate"/>
        </w:r>
        <w:r>
          <w:rPr>
            <w:noProof/>
            <w:webHidden/>
          </w:rPr>
          <w:t>33</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599" w:history="1">
        <w:r w:rsidRPr="00E33D1B">
          <w:rPr>
            <w:rStyle w:val="Lienhypertexte"/>
            <w:noProof/>
          </w:rPr>
          <w:t>Figure 18:Capture d'écran du tableau de bord du module Social</w:t>
        </w:r>
        <w:r>
          <w:rPr>
            <w:noProof/>
            <w:webHidden/>
          </w:rPr>
          <w:tab/>
        </w:r>
        <w:r>
          <w:rPr>
            <w:noProof/>
            <w:webHidden/>
          </w:rPr>
          <w:fldChar w:fldCharType="begin"/>
        </w:r>
        <w:r>
          <w:rPr>
            <w:noProof/>
            <w:webHidden/>
          </w:rPr>
          <w:instrText xml:space="preserve"> PAGEREF _Toc429076599 \h </w:instrText>
        </w:r>
        <w:r>
          <w:rPr>
            <w:noProof/>
            <w:webHidden/>
          </w:rPr>
        </w:r>
        <w:r>
          <w:rPr>
            <w:noProof/>
            <w:webHidden/>
          </w:rPr>
          <w:fldChar w:fldCharType="separate"/>
        </w:r>
        <w:r>
          <w:rPr>
            <w:noProof/>
            <w:webHidden/>
          </w:rPr>
          <w:t>37</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600" w:history="1">
        <w:r w:rsidRPr="00E33D1B">
          <w:rPr>
            <w:rStyle w:val="Lienhypertexte"/>
            <w:noProof/>
          </w:rPr>
          <w:t>Figure 19:Capture d’écran de l’édition de la qualification</w:t>
        </w:r>
        <w:r>
          <w:rPr>
            <w:noProof/>
            <w:webHidden/>
          </w:rPr>
          <w:tab/>
        </w:r>
        <w:r>
          <w:rPr>
            <w:noProof/>
            <w:webHidden/>
          </w:rPr>
          <w:fldChar w:fldCharType="begin"/>
        </w:r>
        <w:r>
          <w:rPr>
            <w:noProof/>
            <w:webHidden/>
          </w:rPr>
          <w:instrText xml:space="preserve"> PAGEREF _Toc429076600 \h </w:instrText>
        </w:r>
        <w:r>
          <w:rPr>
            <w:noProof/>
            <w:webHidden/>
          </w:rPr>
        </w:r>
        <w:r>
          <w:rPr>
            <w:noProof/>
            <w:webHidden/>
          </w:rPr>
          <w:fldChar w:fldCharType="separate"/>
        </w:r>
        <w:r>
          <w:rPr>
            <w:noProof/>
            <w:webHidden/>
          </w:rPr>
          <w:t>38</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601" w:history="1">
        <w:r w:rsidRPr="00E33D1B">
          <w:rPr>
            <w:rStyle w:val="Lienhypertexte"/>
            <w:noProof/>
          </w:rPr>
          <w:t>Figure 20:Capture d’écran des projets java des différents modules</w:t>
        </w:r>
        <w:r>
          <w:rPr>
            <w:noProof/>
            <w:webHidden/>
          </w:rPr>
          <w:tab/>
        </w:r>
        <w:r>
          <w:rPr>
            <w:noProof/>
            <w:webHidden/>
          </w:rPr>
          <w:fldChar w:fldCharType="begin"/>
        </w:r>
        <w:r>
          <w:rPr>
            <w:noProof/>
            <w:webHidden/>
          </w:rPr>
          <w:instrText xml:space="preserve"> PAGEREF _Toc429076601 \h </w:instrText>
        </w:r>
        <w:r>
          <w:rPr>
            <w:noProof/>
            <w:webHidden/>
          </w:rPr>
        </w:r>
        <w:r>
          <w:rPr>
            <w:noProof/>
            <w:webHidden/>
          </w:rPr>
          <w:fldChar w:fldCharType="separate"/>
        </w:r>
        <w:r>
          <w:rPr>
            <w:noProof/>
            <w:webHidden/>
          </w:rPr>
          <w:t>43</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602" w:history="1">
        <w:r w:rsidRPr="00E33D1B">
          <w:rPr>
            <w:rStyle w:val="Lienhypertexte"/>
            <w:noProof/>
          </w:rPr>
          <w:t>Figure 21: Les couches DDD</w:t>
        </w:r>
        <w:r>
          <w:rPr>
            <w:noProof/>
            <w:webHidden/>
          </w:rPr>
          <w:tab/>
        </w:r>
        <w:r>
          <w:rPr>
            <w:noProof/>
            <w:webHidden/>
          </w:rPr>
          <w:fldChar w:fldCharType="begin"/>
        </w:r>
        <w:r>
          <w:rPr>
            <w:noProof/>
            <w:webHidden/>
          </w:rPr>
          <w:instrText xml:space="preserve"> PAGEREF _Toc429076602 \h </w:instrText>
        </w:r>
        <w:r>
          <w:rPr>
            <w:noProof/>
            <w:webHidden/>
          </w:rPr>
        </w:r>
        <w:r>
          <w:rPr>
            <w:noProof/>
            <w:webHidden/>
          </w:rPr>
          <w:fldChar w:fldCharType="separate"/>
        </w:r>
        <w:r>
          <w:rPr>
            <w:noProof/>
            <w:webHidden/>
          </w:rPr>
          <w:t>57</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603" w:history="1">
        <w:r w:rsidRPr="00E33D1B">
          <w:rPr>
            <w:rStyle w:val="Lienhypertexte"/>
            <w:noProof/>
          </w:rPr>
          <w:t>Figure 22:Architecture DDD avec CQRS</w:t>
        </w:r>
        <w:r>
          <w:rPr>
            <w:noProof/>
            <w:webHidden/>
          </w:rPr>
          <w:tab/>
        </w:r>
        <w:r>
          <w:rPr>
            <w:noProof/>
            <w:webHidden/>
          </w:rPr>
          <w:fldChar w:fldCharType="begin"/>
        </w:r>
        <w:r>
          <w:rPr>
            <w:noProof/>
            <w:webHidden/>
          </w:rPr>
          <w:instrText xml:space="preserve"> PAGEREF _Toc429076603 \h </w:instrText>
        </w:r>
        <w:r>
          <w:rPr>
            <w:noProof/>
            <w:webHidden/>
          </w:rPr>
        </w:r>
        <w:r>
          <w:rPr>
            <w:noProof/>
            <w:webHidden/>
          </w:rPr>
          <w:fldChar w:fldCharType="separate"/>
        </w:r>
        <w:r>
          <w:rPr>
            <w:noProof/>
            <w:webHidden/>
          </w:rPr>
          <w:t>59</w:t>
        </w:r>
        <w:r>
          <w:rPr>
            <w:noProof/>
            <w:webHidden/>
          </w:rPr>
          <w:fldChar w:fldCharType="end"/>
        </w:r>
      </w:hyperlink>
    </w:p>
    <w:p w:rsidR="004E0A20" w:rsidRDefault="00C113D4" w:rsidP="00C113D4">
      <w:pPr>
        <w:pStyle w:val="Titre"/>
        <w:spacing w:line="600" w:lineRule="auto"/>
        <w:sectPr w:rsidR="004E0A20" w:rsidSect="00280C0A">
          <w:headerReference w:type="first" r:id="rId63"/>
          <w:pgSz w:w="11906" w:h="16838"/>
          <w:pgMar w:top="1440" w:right="1983" w:bottom="1440" w:left="1985" w:header="708" w:footer="708" w:gutter="0"/>
          <w:cols w:space="708"/>
          <w:titlePg/>
          <w:docGrid w:linePitch="360"/>
        </w:sectPr>
      </w:pPr>
      <w:r>
        <w:fldChar w:fldCharType="end"/>
      </w:r>
    </w:p>
    <w:p w:rsidR="00C113D4" w:rsidRDefault="00C113D4" w:rsidP="00C113D4">
      <w:pPr>
        <w:pStyle w:val="Titre"/>
        <w:spacing w:line="600" w:lineRule="auto"/>
      </w:pPr>
      <w:ins w:id="492" w:author="lchabot" w:date="2015-09-03T15:56:00Z">
        <w:r>
          <w:lastRenderedPageBreak/>
          <w:t xml:space="preserve"> (A mettre plutôt en fin de document)</w:t>
        </w:r>
      </w:ins>
      <w:r>
        <w:t>Liste des tableaux</w:t>
      </w:r>
      <w:ins w:id="493" w:author="lchabot" w:date="2015-09-03T15:57:00Z">
        <w:r>
          <w:t xml:space="preserve"> (à mettre plutôt en fin de doc)</w:t>
        </w:r>
      </w:ins>
    </w:p>
    <w:p w:rsidR="00C113D4" w:rsidRDefault="00C113D4">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29076604" w:history="1">
        <w:r w:rsidRPr="009342FB">
          <w:rPr>
            <w:rStyle w:val="Lienhypertexte"/>
            <w:noProof/>
          </w:rPr>
          <w:t>Tableau 1:Produit Coheris</w:t>
        </w:r>
        <w:r>
          <w:rPr>
            <w:noProof/>
            <w:webHidden/>
          </w:rPr>
          <w:tab/>
        </w:r>
        <w:r>
          <w:rPr>
            <w:noProof/>
            <w:webHidden/>
          </w:rPr>
          <w:fldChar w:fldCharType="begin"/>
        </w:r>
        <w:r>
          <w:rPr>
            <w:noProof/>
            <w:webHidden/>
          </w:rPr>
          <w:instrText xml:space="preserve"> PAGEREF _Toc429076604 \h </w:instrText>
        </w:r>
        <w:r>
          <w:rPr>
            <w:noProof/>
            <w:webHidden/>
          </w:rPr>
        </w:r>
        <w:r>
          <w:rPr>
            <w:noProof/>
            <w:webHidden/>
          </w:rPr>
          <w:fldChar w:fldCharType="separate"/>
        </w:r>
        <w:r>
          <w:rPr>
            <w:noProof/>
            <w:webHidden/>
          </w:rPr>
          <w:t>8</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605" w:history="1">
        <w:r w:rsidRPr="009342FB">
          <w:rPr>
            <w:rStyle w:val="Lienhypertexte"/>
            <w:noProof/>
          </w:rPr>
          <w:t>Tableau 2: Tableau comparatif des Framework étudiés</w:t>
        </w:r>
        <w:r>
          <w:rPr>
            <w:noProof/>
            <w:webHidden/>
          </w:rPr>
          <w:tab/>
        </w:r>
        <w:r>
          <w:rPr>
            <w:noProof/>
            <w:webHidden/>
          </w:rPr>
          <w:fldChar w:fldCharType="begin"/>
        </w:r>
        <w:r>
          <w:rPr>
            <w:noProof/>
            <w:webHidden/>
          </w:rPr>
          <w:instrText xml:space="preserve"> PAGEREF _Toc429076605 \h </w:instrText>
        </w:r>
        <w:r>
          <w:rPr>
            <w:noProof/>
            <w:webHidden/>
          </w:rPr>
        </w:r>
        <w:r>
          <w:rPr>
            <w:noProof/>
            <w:webHidden/>
          </w:rPr>
          <w:fldChar w:fldCharType="separate"/>
        </w:r>
        <w:r>
          <w:rPr>
            <w:noProof/>
            <w:webHidden/>
          </w:rPr>
          <w:t>24</w:t>
        </w:r>
        <w:r>
          <w:rPr>
            <w:noProof/>
            <w:webHidden/>
          </w:rPr>
          <w:fldChar w:fldCharType="end"/>
        </w:r>
      </w:hyperlink>
    </w:p>
    <w:p w:rsidR="00C113D4" w:rsidRDefault="00C113D4">
      <w:pPr>
        <w:pStyle w:val="Tabledesillustrations"/>
        <w:tabs>
          <w:tab w:val="right" w:leader="dot" w:pos="7928"/>
        </w:tabs>
        <w:rPr>
          <w:rFonts w:asciiTheme="minorHAnsi" w:eastAsiaTheme="minorEastAsia" w:hAnsiTheme="minorHAnsi"/>
          <w:noProof/>
          <w:sz w:val="22"/>
          <w:lang w:eastAsia="fr-FR"/>
        </w:rPr>
      </w:pPr>
      <w:hyperlink w:anchor="_Toc429076606" w:history="1">
        <w:r w:rsidRPr="009342FB">
          <w:rPr>
            <w:rStyle w:val="Lienhypertexte"/>
            <w:noProof/>
          </w:rPr>
          <w:t>Tableau 3:Table des propriétés d'un fichier modèle SPAD REALTIME pour le Text mining</w:t>
        </w:r>
        <w:r>
          <w:rPr>
            <w:noProof/>
            <w:webHidden/>
          </w:rPr>
          <w:tab/>
        </w:r>
        <w:r>
          <w:rPr>
            <w:noProof/>
            <w:webHidden/>
          </w:rPr>
          <w:fldChar w:fldCharType="begin"/>
        </w:r>
        <w:r>
          <w:rPr>
            <w:noProof/>
            <w:webHidden/>
          </w:rPr>
          <w:instrText xml:space="preserve"> PAGEREF _Toc429076606 \h </w:instrText>
        </w:r>
        <w:r>
          <w:rPr>
            <w:noProof/>
            <w:webHidden/>
          </w:rPr>
        </w:r>
        <w:r>
          <w:rPr>
            <w:noProof/>
            <w:webHidden/>
          </w:rPr>
          <w:fldChar w:fldCharType="separate"/>
        </w:r>
        <w:r>
          <w:rPr>
            <w:noProof/>
            <w:webHidden/>
          </w:rPr>
          <w:t>34</w:t>
        </w:r>
        <w:r>
          <w:rPr>
            <w:noProof/>
            <w:webHidden/>
          </w:rPr>
          <w:fldChar w:fldCharType="end"/>
        </w:r>
      </w:hyperlink>
    </w:p>
    <w:p w:rsidR="00C113D4" w:rsidRDefault="00C113D4" w:rsidP="005D2E69">
      <w:r>
        <w:fldChar w:fldCharType="end"/>
      </w:r>
    </w:p>
    <w:p w:rsidR="00C113D4" w:rsidRDefault="00C113D4">
      <w:pPr>
        <w:spacing w:line="276" w:lineRule="auto"/>
        <w:jc w:val="left"/>
      </w:pPr>
      <w:r>
        <w:br w:type="page"/>
      </w:r>
    </w:p>
    <w:p w:rsidR="003F0B9A" w:rsidRPr="00047BD2" w:rsidRDefault="003F0B9A" w:rsidP="00E66ACF">
      <w:pPr>
        <w:pStyle w:val="Titre1"/>
        <w:numPr>
          <w:ilvl w:val="0"/>
          <w:numId w:val="0"/>
        </w:numPr>
        <w:tabs>
          <w:tab w:val="left" w:pos="2478"/>
        </w:tabs>
        <w:spacing w:after="240" w:line="600" w:lineRule="auto"/>
        <w:rPr>
          <w:lang w:val="en-US"/>
        </w:rPr>
      </w:pPr>
      <w:bookmarkStart w:id="494" w:name="_Toc428223735"/>
      <w:bookmarkStart w:id="495" w:name="_Toc428223950"/>
      <w:bookmarkStart w:id="496" w:name="_Toc428224042"/>
      <w:bookmarkStart w:id="497" w:name="_Toc429077910"/>
      <w:r w:rsidRPr="00047BD2">
        <w:rPr>
          <w:lang w:val="en-US"/>
        </w:rPr>
        <w:lastRenderedPageBreak/>
        <w:t>Annexes</w:t>
      </w:r>
      <w:bookmarkEnd w:id="494"/>
      <w:bookmarkEnd w:id="495"/>
      <w:bookmarkEnd w:id="496"/>
      <w:bookmarkEnd w:id="497"/>
    </w:p>
    <w:p w:rsidR="00A60FAA" w:rsidRDefault="001D271A" w:rsidP="00A60FAA">
      <w:pPr>
        <w:spacing w:after="0"/>
        <w:rPr>
          <w:rFonts w:asciiTheme="minorHAnsi" w:eastAsiaTheme="minorEastAsia" w:hAnsiTheme="minorHAnsi"/>
          <w:i/>
          <w:iCs/>
          <w:noProof/>
          <w:sz w:val="22"/>
          <w:lang w:eastAsia="fr-FR"/>
        </w:rPr>
      </w:pPr>
      <w:r w:rsidRPr="006C5AAA">
        <w:rPr>
          <w:rFonts w:cs="Times New Roman"/>
          <w:b/>
          <w:szCs w:val="24"/>
        </w:rPr>
        <w:t>Sommaire</w:t>
      </w:r>
      <w:r w:rsidR="00B71050" w:rsidRPr="00047BD2">
        <w:rPr>
          <w:lang w:val="en-US"/>
        </w:rPr>
        <w:tab/>
      </w:r>
      <w:r w:rsidR="00E22F05">
        <w:pict>
          <v:rect id="_x0000_i1028" style="width:453.6pt;height:1pt" o:hralign="center" o:hrstd="t" o:hrnoshade="t" o:hr="t" fillcolor="black [3213]" stroked="f"/>
        </w:pict>
      </w:r>
      <w:r w:rsidR="00F249A1">
        <w:fldChar w:fldCharType="begin"/>
      </w:r>
      <w:r w:rsidR="00B71050" w:rsidRPr="00047BD2">
        <w:rPr>
          <w:lang w:val="en-US"/>
        </w:rPr>
        <w:instrText xml:space="preserve"> TOC \o "2-3" \h \z \u </w:instrText>
      </w:r>
      <w:r w:rsidR="00F249A1">
        <w:fldChar w:fldCharType="separate"/>
      </w:r>
    </w:p>
    <w:p w:rsidR="00A60FAA" w:rsidRDefault="00A60FAA" w:rsidP="008641C7">
      <w:pPr>
        <w:pStyle w:val="TM2"/>
        <w:rPr>
          <w:rFonts w:asciiTheme="minorHAnsi" w:eastAsiaTheme="minorEastAsia" w:hAnsiTheme="minorHAnsi"/>
          <w:sz w:val="22"/>
          <w:lang w:eastAsia="fr-FR"/>
        </w:rPr>
      </w:pPr>
      <w:hyperlink w:anchor="_Toc429076732" w:history="1">
        <w:r w:rsidRPr="00477784">
          <w:rPr>
            <w:rStyle w:val="Lienhypertexte"/>
          </w:rPr>
          <w:t>A.</w:t>
        </w:r>
        <w:r>
          <w:rPr>
            <w:rFonts w:asciiTheme="minorHAnsi" w:eastAsiaTheme="minorEastAsia" w:hAnsiTheme="minorHAnsi"/>
            <w:sz w:val="22"/>
            <w:lang w:eastAsia="fr-FR"/>
          </w:rPr>
          <w:tab/>
        </w:r>
        <w:r w:rsidRPr="00477784">
          <w:rPr>
            <w:rStyle w:val="Lienhypertexte"/>
          </w:rPr>
          <w:t>Planning</w:t>
        </w:r>
        <w:r>
          <w:rPr>
            <w:webHidden/>
          </w:rPr>
          <w:tab/>
        </w:r>
        <w:r>
          <w:rPr>
            <w:webHidden/>
          </w:rPr>
          <w:fldChar w:fldCharType="begin"/>
        </w:r>
        <w:r>
          <w:rPr>
            <w:webHidden/>
          </w:rPr>
          <w:instrText xml:space="preserve"> PAGEREF _Toc429076732 \h </w:instrText>
        </w:r>
        <w:r>
          <w:rPr>
            <w:webHidden/>
          </w:rPr>
        </w:r>
        <w:r>
          <w:rPr>
            <w:webHidden/>
          </w:rPr>
          <w:fldChar w:fldCharType="separate"/>
        </w:r>
        <w:r>
          <w:rPr>
            <w:webHidden/>
          </w:rPr>
          <w:t>55</w:t>
        </w:r>
        <w:r>
          <w:rPr>
            <w:webHidden/>
          </w:rPr>
          <w:fldChar w:fldCharType="end"/>
        </w:r>
      </w:hyperlink>
    </w:p>
    <w:p w:rsidR="00A60FAA" w:rsidRDefault="00A60FAA" w:rsidP="008641C7">
      <w:pPr>
        <w:pStyle w:val="TM2"/>
        <w:rPr>
          <w:rFonts w:asciiTheme="minorHAnsi" w:eastAsiaTheme="minorEastAsia" w:hAnsiTheme="minorHAnsi"/>
          <w:sz w:val="22"/>
          <w:lang w:eastAsia="fr-FR"/>
        </w:rPr>
      </w:pPr>
      <w:hyperlink w:anchor="_Toc429076733" w:history="1">
        <w:r w:rsidRPr="00477784">
          <w:rPr>
            <w:rStyle w:val="Lienhypertexte"/>
          </w:rPr>
          <w:t>B.</w:t>
        </w:r>
        <w:r>
          <w:rPr>
            <w:rFonts w:asciiTheme="minorHAnsi" w:eastAsiaTheme="minorEastAsia" w:hAnsiTheme="minorHAnsi"/>
            <w:sz w:val="22"/>
            <w:lang w:eastAsia="fr-FR"/>
          </w:rPr>
          <w:tab/>
        </w:r>
        <w:r w:rsidRPr="00477784">
          <w:rPr>
            <w:rStyle w:val="Lienhypertexte"/>
          </w:rPr>
          <w:t>Architecture d’un module avec Domain Driven Disign</w:t>
        </w:r>
        <w:r>
          <w:rPr>
            <w:webHidden/>
          </w:rPr>
          <w:tab/>
        </w:r>
        <w:r>
          <w:rPr>
            <w:webHidden/>
          </w:rPr>
          <w:fldChar w:fldCharType="begin"/>
        </w:r>
        <w:r>
          <w:rPr>
            <w:webHidden/>
          </w:rPr>
          <w:instrText xml:space="preserve"> PAGEREF _Toc429076733 \h </w:instrText>
        </w:r>
        <w:r>
          <w:rPr>
            <w:webHidden/>
          </w:rPr>
        </w:r>
        <w:r>
          <w:rPr>
            <w:webHidden/>
          </w:rPr>
          <w:fldChar w:fldCharType="separate"/>
        </w:r>
        <w:r>
          <w:rPr>
            <w:webHidden/>
          </w:rPr>
          <w:t>57</w:t>
        </w:r>
        <w:r>
          <w:rPr>
            <w:webHidden/>
          </w:rPr>
          <w:fldChar w:fldCharType="end"/>
        </w:r>
      </w:hyperlink>
    </w:p>
    <w:p w:rsidR="000520E5" w:rsidRDefault="00F249A1" w:rsidP="004A0816">
      <w:pPr>
        <w:tabs>
          <w:tab w:val="left" w:pos="2152"/>
        </w:tabs>
        <w:spacing w:after="0"/>
      </w:pPr>
      <w:r>
        <w:fldChar w:fldCharType="end"/>
      </w:r>
      <w:r w:rsidR="00E22F05">
        <w:pict>
          <v:rect id="_x0000_i1029"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pgSz w:w="11906" w:h="16838"/>
          <w:pgMar w:top="1440" w:right="1983" w:bottom="1440" w:left="1985" w:header="708" w:footer="708" w:gutter="0"/>
          <w:cols w:space="708"/>
          <w:titlePg/>
          <w:docGrid w:linePitch="360"/>
        </w:sectPr>
      </w:pPr>
    </w:p>
    <w:p w:rsidR="00A45EB2" w:rsidRDefault="00A45EB2" w:rsidP="00C10EE6">
      <w:pPr>
        <w:pStyle w:val="Titre2"/>
        <w:numPr>
          <w:ilvl w:val="0"/>
          <w:numId w:val="4"/>
        </w:numPr>
        <w:ind w:left="0" w:firstLine="0"/>
      </w:pPr>
      <w:bookmarkStart w:id="498" w:name="_Toc428623722"/>
      <w:bookmarkStart w:id="499" w:name="_Toc428663960"/>
      <w:bookmarkStart w:id="500" w:name="_Toc428702349"/>
      <w:bookmarkStart w:id="501" w:name="_Toc428908826"/>
      <w:bookmarkStart w:id="502" w:name="_Toc428910453"/>
      <w:bookmarkStart w:id="503" w:name="_Toc428917007"/>
      <w:bookmarkStart w:id="504" w:name="_Toc429003386"/>
      <w:bookmarkStart w:id="505" w:name="_Toc429076732"/>
      <w:bookmarkStart w:id="506" w:name="_Toc429077248"/>
      <w:bookmarkStart w:id="507" w:name="_Toc429077911"/>
      <w:r>
        <w:lastRenderedPageBreak/>
        <w:t>Planning</w:t>
      </w:r>
      <w:bookmarkEnd w:id="498"/>
      <w:bookmarkEnd w:id="499"/>
      <w:bookmarkEnd w:id="500"/>
      <w:bookmarkEnd w:id="501"/>
      <w:bookmarkEnd w:id="502"/>
      <w:bookmarkEnd w:id="503"/>
      <w:bookmarkEnd w:id="504"/>
      <w:bookmarkEnd w:id="505"/>
      <w:bookmarkEnd w:id="506"/>
      <w:bookmarkEnd w:id="507"/>
      <w:r>
        <w:t xml:space="preserve"> </w:t>
      </w:r>
    </w:p>
    <w:p w:rsidR="00A51EFF" w:rsidRDefault="00A51EFF" w:rsidP="00A51EFF">
      <w:r>
        <w:t xml:space="preserve">      Le planning reporté ci-dessous est le planning effectif.</w:t>
      </w:r>
      <w:r w:rsidRPr="00953AC0">
        <w:t xml:space="preserve"> </w:t>
      </w:r>
      <w:r>
        <w:t xml:space="preserve">Les numéros des semaines correspondent à ceux du calendrier civil. A noter que l’équipe R&amp;D CRM à Coheris utilise l’outil </w:t>
      </w:r>
      <w:r w:rsidRPr="00953AC0">
        <w:rPr>
          <w:b/>
        </w:rPr>
        <w:t>JIRA</w:t>
      </w:r>
      <w:r>
        <w:t xml:space="preserve"> afin d’assurer le suivi des projets. Cela permet, d’une part, d’affecter une tâche à un utilisateur et d’autre part, de permettre aux supérieurs hiérarchiques d’être tenus informés du bon déroulement des opérations. Je devais ainsi inscrire au quotidien le travail effectué avec le volume horaire associé et le pourcentage d’avancement des travaux affectés.</w:t>
      </w:r>
    </w:p>
    <w:p w:rsidR="00643282" w:rsidRPr="00643282" w:rsidRDefault="00643282" w:rsidP="00643282">
      <w:pPr>
        <w:pStyle w:val="Titre4"/>
        <w:spacing w:after="240"/>
        <w:ind w:firstLine="708"/>
      </w:pPr>
      <w:r w:rsidRPr="00643282">
        <w:t>Mars</w:t>
      </w:r>
    </w:p>
    <w:p w:rsidR="00643282" w:rsidRPr="00643282" w:rsidRDefault="00643282" w:rsidP="00643282">
      <w:pPr>
        <w:rPr>
          <w:i/>
        </w:rPr>
      </w:pPr>
      <w:r w:rsidRPr="00643282">
        <w:rPr>
          <w:rStyle w:val="Titre4Car"/>
        </w:rPr>
        <w:t>Semaine 10 -</w:t>
      </w:r>
      <w:r>
        <w:t xml:space="preserve"> </w:t>
      </w:r>
      <w:r w:rsidRPr="00643282">
        <w:rPr>
          <w:i/>
        </w:rPr>
        <w:t xml:space="preserve">Découverte du Connecteur social CRM </w:t>
      </w:r>
    </w:p>
    <w:p w:rsidR="00643282" w:rsidRDefault="00643282" w:rsidP="00643282">
      <w:r>
        <w:t>Prise en main de l’environnement technique et logiciel de la R&amp;D Coheris. Etude sur le connecteur social CRM et l’API Graph Facebook.</w:t>
      </w:r>
    </w:p>
    <w:p w:rsidR="00643282" w:rsidRPr="00643282" w:rsidRDefault="00643282" w:rsidP="00643282">
      <w:pPr>
        <w:rPr>
          <w:i/>
        </w:rPr>
      </w:pPr>
      <w:r w:rsidRPr="00643282">
        <w:rPr>
          <w:rStyle w:val="Titre4Car"/>
        </w:rPr>
        <w:t xml:space="preserve">Semaine 11 </w:t>
      </w:r>
      <w:bookmarkStart w:id="508" w:name="OLE_LINK5"/>
      <w:bookmarkStart w:id="509" w:name="OLE_LINK6"/>
      <w:bookmarkStart w:id="510" w:name="OLE_LINK7"/>
      <w:r w:rsidRPr="00643282">
        <w:rPr>
          <w:rStyle w:val="Titre4Car"/>
        </w:rPr>
        <w:t>–</w:t>
      </w:r>
      <w:r>
        <w:t xml:space="preserve"> </w:t>
      </w:r>
      <w:r w:rsidRPr="00643282">
        <w:rPr>
          <w:i/>
        </w:rPr>
        <w:t>Découverte de SPAD Analytics</w:t>
      </w:r>
      <w:bookmarkEnd w:id="508"/>
      <w:bookmarkEnd w:id="509"/>
      <w:bookmarkEnd w:id="510"/>
    </w:p>
    <w:p w:rsidR="00643282" w:rsidRPr="00A74EF6" w:rsidRDefault="00643282" w:rsidP="00643282">
      <w:r>
        <w:t>Format</w:t>
      </w:r>
      <w:r w:rsidR="006C5AAA">
        <w:t>ion sur SPAD Analytics. Réalisation de</w:t>
      </w:r>
      <w:r>
        <w:t xml:space="preserve"> la maquette des IHM dédié à l’affichage des messages et leurs qualifications. </w:t>
      </w:r>
    </w:p>
    <w:p w:rsidR="00643282" w:rsidRDefault="00643282" w:rsidP="00643282">
      <w:r w:rsidRPr="00643282">
        <w:rPr>
          <w:rStyle w:val="Titre4Car"/>
        </w:rPr>
        <w:t>Semaine 12</w:t>
      </w:r>
      <w:r w:rsidR="00D82019">
        <w:rPr>
          <w:rStyle w:val="Titre4Car"/>
        </w:rPr>
        <w:t>,</w:t>
      </w:r>
      <w:r w:rsidR="00D82019" w:rsidRPr="00D82019">
        <w:t xml:space="preserve"> </w:t>
      </w:r>
      <w:r w:rsidR="00D82019" w:rsidRPr="00D82019">
        <w:rPr>
          <w:b/>
        </w:rPr>
        <w:t>13</w:t>
      </w:r>
      <w:r w:rsidRPr="00643282">
        <w:rPr>
          <w:rStyle w:val="Titre4Car"/>
        </w:rPr>
        <w:t xml:space="preserve"> –</w:t>
      </w:r>
      <w:r>
        <w:t xml:space="preserve"> </w:t>
      </w:r>
      <w:r w:rsidRPr="00643282">
        <w:rPr>
          <w:i/>
        </w:rPr>
        <w:t>Etudes des fonctionnalités  de tests de Tex</w:t>
      </w:r>
      <w:r w:rsidR="00D82019">
        <w:rPr>
          <w:i/>
        </w:rPr>
        <w:t xml:space="preserve">t </w:t>
      </w:r>
      <w:r w:rsidRPr="00643282">
        <w:rPr>
          <w:i/>
        </w:rPr>
        <w:t>mining</w:t>
      </w:r>
    </w:p>
    <w:p w:rsidR="00643282" w:rsidRPr="00A74EF6" w:rsidRDefault="00643282" w:rsidP="00643282">
      <w:r>
        <w:t xml:space="preserve">Etendre l’API REST de connecteur social CRM par des fonctionnalités de test de collection des posts et </w:t>
      </w:r>
      <w:r w:rsidR="006C5AAA">
        <w:t>commentaires</w:t>
      </w:r>
      <w:r>
        <w:t xml:space="preserve"> d’une page publique. </w:t>
      </w:r>
    </w:p>
    <w:p w:rsidR="00643282" w:rsidRDefault="00643282" w:rsidP="00643282">
      <w:pPr>
        <w:pStyle w:val="Titre4"/>
        <w:spacing w:after="240"/>
        <w:ind w:firstLine="708"/>
      </w:pPr>
      <w:r>
        <w:t xml:space="preserve">Avril </w:t>
      </w:r>
    </w:p>
    <w:p w:rsidR="00643282" w:rsidRDefault="00643282" w:rsidP="00643282">
      <w:r w:rsidRPr="00643282">
        <w:rPr>
          <w:rStyle w:val="Titre4Car"/>
        </w:rPr>
        <w:t>Semaine 16 –</w:t>
      </w:r>
      <w:r>
        <w:t xml:space="preserve"> </w:t>
      </w:r>
      <w:r w:rsidRPr="00643282">
        <w:rPr>
          <w:i/>
        </w:rPr>
        <w:t>Interface IHM de collection des</w:t>
      </w:r>
      <w:r>
        <w:t xml:space="preserve"> </w:t>
      </w:r>
    </w:p>
    <w:p w:rsidR="00643282" w:rsidRDefault="00643282" w:rsidP="00643282">
      <w:r>
        <w:t xml:space="preserve">Création d’un composant IHM pour visualiser les postes et des commentaires Facebook sur l’existant CRM Cloud. </w:t>
      </w:r>
    </w:p>
    <w:p w:rsidR="00643282" w:rsidRDefault="00643282" w:rsidP="00643282">
      <w:r w:rsidRPr="00643282">
        <w:rPr>
          <w:rStyle w:val="Titre4Car"/>
        </w:rPr>
        <w:t>Semaine 17-</w:t>
      </w:r>
      <w:r>
        <w:t xml:space="preserve"> </w:t>
      </w:r>
      <w:r w:rsidRPr="00643282">
        <w:rPr>
          <w:i/>
        </w:rPr>
        <w:t>Ecriture de la Pré-rapport</w:t>
      </w:r>
      <w:r>
        <w:t xml:space="preserve">  </w:t>
      </w:r>
    </w:p>
    <w:p w:rsidR="00643282" w:rsidRDefault="006C5AAA" w:rsidP="00643282">
      <w:r>
        <w:t>Préparer le pré-rapport, faire un point</w:t>
      </w:r>
      <w:r w:rsidR="00643282" w:rsidRPr="005A1535">
        <w:t xml:space="preserve"> à mi-parcours, sur l’avancée de mon travail de stage.</w:t>
      </w:r>
    </w:p>
    <w:p w:rsidR="00643282" w:rsidRDefault="00643282" w:rsidP="00643282">
      <w:r w:rsidRPr="00643282">
        <w:rPr>
          <w:rStyle w:val="Titre4Car"/>
        </w:rPr>
        <w:lastRenderedPageBreak/>
        <w:t>Semaine 18 –</w:t>
      </w:r>
      <w:r>
        <w:t xml:space="preserve"> </w:t>
      </w:r>
      <w:r w:rsidRPr="00643282">
        <w:rPr>
          <w:i/>
        </w:rPr>
        <w:t>Formation sur la nouvelle architecture</w:t>
      </w:r>
      <w:r>
        <w:t xml:space="preserve"> </w:t>
      </w:r>
    </w:p>
    <w:p w:rsidR="00643282" w:rsidRDefault="00643282" w:rsidP="00643282">
      <w:r>
        <w:t>Etudier l’approche Domain-Driven Disign.  Etudier les disign pattern CQRS et Event-Sourcing. Modélisation de l’architecture.</w:t>
      </w:r>
    </w:p>
    <w:p w:rsidR="00643282" w:rsidRPr="00643282" w:rsidRDefault="00643282" w:rsidP="00643282">
      <w:pPr>
        <w:rPr>
          <w:i/>
        </w:rPr>
      </w:pPr>
      <w:r w:rsidRPr="00643282">
        <w:rPr>
          <w:rStyle w:val="Titre4Car"/>
        </w:rPr>
        <w:t>Semaine 19 –</w:t>
      </w:r>
      <w:r>
        <w:t xml:space="preserve"> </w:t>
      </w:r>
      <w:r w:rsidRPr="00643282">
        <w:rPr>
          <w:i/>
        </w:rPr>
        <w:t>Etudes du module scheduler</w:t>
      </w:r>
    </w:p>
    <w:p w:rsidR="00643282" w:rsidRDefault="00643282" w:rsidP="00643282">
      <w:r>
        <w:t>Réaliser une étude comparative sur les solutions existantes pour un</w:t>
      </w:r>
      <w:r w:rsidR="006C5AAA">
        <w:t xml:space="preserve"> système de planification des tâ</w:t>
      </w:r>
      <w:r>
        <w:t xml:space="preserve">ches. </w:t>
      </w:r>
    </w:p>
    <w:p w:rsidR="00643282" w:rsidRDefault="00643282" w:rsidP="00643282">
      <w:pPr>
        <w:pStyle w:val="Titre4"/>
        <w:spacing w:after="240"/>
        <w:ind w:firstLine="708"/>
      </w:pPr>
      <w:r>
        <w:t>Mai</w:t>
      </w:r>
    </w:p>
    <w:p w:rsidR="00643282" w:rsidRPr="00D82019" w:rsidRDefault="00643282" w:rsidP="00643282">
      <w:r w:rsidRPr="00D82019">
        <w:rPr>
          <w:rStyle w:val="Titre4Car"/>
        </w:rPr>
        <w:t>Semaine 20, 21, 22 –</w:t>
      </w:r>
      <w:r w:rsidRPr="00D82019">
        <w:rPr>
          <w:i/>
        </w:rPr>
        <w:t>Backend du module scheduler NO</w:t>
      </w:r>
    </w:p>
    <w:p w:rsidR="00643282" w:rsidRPr="00D2765F" w:rsidRDefault="00643282" w:rsidP="00643282">
      <w:r w:rsidRPr="00D2765F">
        <w:t xml:space="preserve">Etudier et </w:t>
      </w:r>
      <w:r w:rsidR="006C5AAA" w:rsidRPr="00D2765F">
        <w:t>Intégrer</w:t>
      </w:r>
      <w:r>
        <w:t xml:space="preserve"> le F</w:t>
      </w:r>
      <w:r w:rsidRPr="00D2765F">
        <w:t>ramework Quartz</w:t>
      </w:r>
      <w:r>
        <w:t xml:space="preserve"> dans le module. </w:t>
      </w:r>
      <w:r w:rsidRPr="00D2765F">
        <w:t>Développe</w:t>
      </w:r>
      <w:r>
        <w:t>r</w:t>
      </w:r>
      <w:r w:rsidRPr="00D2765F">
        <w:t xml:space="preserve"> </w:t>
      </w:r>
      <w:r>
        <w:t xml:space="preserve">les différentes </w:t>
      </w:r>
      <w:r w:rsidRPr="00D2765F">
        <w:t>couches applicatives</w:t>
      </w:r>
      <w:r>
        <w:t xml:space="preserve"> du module. Mise en place de l’api REST du module.</w:t>
      </w:r>
    </w:p>
    <w:p w:rsidR="00643282" w:rsidRDefault="00643282" w:rsidP="00643282">
      <w:r w:rsidRPr="00643282">
        <w:rPr>
          <w:rStyle w:val="Titre4Car"/>
        </w:rPr>
        <w:t>Semaine 23-</w:t>
      </w:r>
      <w:r>
        <w:t xml:space="preserve"> </w:t>
      </w:r>
      <w:r w:rsidRPr="00643282">
        <w:rPr>
          <w:i/>
        </w:rPr>
        <w:t>Test et Documentation du module Scheduler NO</w:t>
      </w:r>
      <w:r>
        <w:t xml:space="preserve"> </w:t>
      </w:r>
    </w:p>
    <w:p w:rsidR="00643282" w:rsidRDefault="00643282" w:rsidP="00643282">
      <w:r>
        <w:t>Documenter les travaux faits et les solutions utilisées du module scheduler NO.</w:t>
      </w:r>
    </w:p>
    <w:p w:rsidR="00643282" w:rsidRDefault="00643282" w:rsidP="00643282">
      <w:pPr>
        <w:pStyle w:val="Titre4"/>
        <w:spacing w:after="240"/>
        <w:ind w:firstLine="708"/>
      </w:pPr>
      <w:r>
        <w:t xml:space="preserve">Juin </w:t>
      </w:r>
    </w:p>
    <w:p w:rsidR="00643282" w:rsidRDefault="00643282" w:rsidP="00643282">
      <w:r w:rsidRPr="00643282">
        <w:rPr>
          <w:rStyle w:val="Titre4Car"/>
        </w:rPr>
        <w:t>Semaine 24–</w:t>
      </w:r>
      <w:r>
        <w:t xml:space="preserve"> </w:t>
      </w:r>
      <w:r w:rsidRPr="00643282">
        <w:rPr>
          <w:i/>
        </w:rPr>
        <w:t>Amélioration de la partie IHM Desktop-application</w:t>
      </w:r>
    </w:p>
    <w:p w:rsidR="00643282" w:rsidRDefault="00643282" w:rsidP="00643282">
      <w:r>
        <w:t>Refonte graphique et technique du Layout de l’application conteneur d</w:t>
      </w:r>
      <w:r w:rsidR="006C5AAA">
        <w:t>es module «desktop-application».</w:t>
      </w:r>
      <w:r>
        <w:t xml:space="preserve"> Remonte</w:t>
      </w:r>
      <w:r w:rsidR="006C5AAA">
        <w:t>r en version tous les Framework</w:t>
      </w:r>
      <w:r>
        <w:t xml:space="preserve">: Bootstrap, Font-Awesome, </w:t>
      </w:r>
      <w:r w:rsidRPr="006F0803">
        <w:t>jquery</w:t>
      </w:r>
      <w:r>
        <w:t xml:space="preserve">. </w:t>
      </w:r>
    </w:p>
    <w:p w:rsidR="00643282" w:rsidRPr="00643282" w:rsidRDefault="00643282" w:rsidP="00643282">
      <w:pPr>
        <w:rPr>
          <w:i/>
        </w:rPr>
      </w:pPr>
      <w:r w:rsidRPr="00643282">
        <w:rPr>
          <w:rStyle w:val="Titre4Car"/>
        </w:rPr>
        <w:t>Semaine 25,26 -</w:t>
      </w:r>
      <w:r>
        <w:t xml:space="preserve"> </w:t>
      </w:r>
      <w:r w:rsidRPr="00643282">
        <w:rPr>
          <w:i/>
        </w:rPr>
        <w:t>Frontend du module scheduler NO</w:t>
      </w:r>
    </w:p>
    <w:p w:rsidR="00643282" w:rsidRDefault="00643282" w:rsidP="00643282">
      <w:r>
        <w:t xml:space="preserve">Création des composants JSF de la couche gui du module, tableau de Bord, formulaire d’ajout d’un traitement, formulaire d’ajout d’une tache. Affichage des historiques des taches. </w:t>
      </w:r>
    </w:p>
    <w:p w:rsidR="00643282" w:rsidRDefault="00643282" w:rsidP="00643282">
      <w:r w:rsidRPr="00643282">
        <w:rPr>
          <w:rStyle w:val="Titre4Car"/>
        </w:rPr>
        <w:t>Semaine 26 –</w:t>
      </w:r>
      <w:r w:rsidRPr="00643282">
        <w:rPr>
          <w:i/>
        </w:rPr>
        <w:t>SPAD RealTime</w:t>
      </w:r>
    </w:p>
    <w:p w:rsidR="00643282" w:rsidRDefault="00643282" w:rsidP="00643282">
      <w:r>
        <w:t xml:space="preserve">Etudier la première version du serveur de déploiement SPAD Realtime. Tester l’api du serveur avec </w:t>
      </w:r>
      <w:r w:rsidRPr="00170025">
        <w:t>apache jmeter</w:t>
      </w:r>
      <w:r>
        <w:t>.</w:t>
      </w:r>
    </w:p>
    <w:p w:rsidR="00643282" w:rsidRDefault="00643282" w:rsidP="00643282">
      <w:r w:rsidRPr="00643282">
        <w:rPr>
          <w:rStyle w:val="Titre4Car"/>
        </w:rPr>
        <w:lastRenderedPageBreak/>
        <w:t>Semaine 27 –</w:t>
      </w:r>
      <w:r>
        <w:t xml:space="preserve"> </w:t>
      </w:r>
      <w:r w:rsidRPr="00643282">
        <w:rPr>
          <w:i/>
        </w:rPr>
        <w:t>Etude du module social NO</w:t>
      </w:r>
    </w:p>
    <w:p w:rsidR="00643282" w:rsidRPr="00D2765F" w:rsidRDefault="00643282" w:rsidP="00643282">
      <w:r w:rsidRPr="00D2765F">
        <w:t xml:space="preserve">Etudier </w:t>
      </w:r>
      <w:r>
        <w:t xml:space="preserve">l’intégration de connecteur social CRM dans le module. Préparer les interfaces responsables aux appels </w:t>
      </w:r>
      <w:r w:rsidR="006C5AAA">
        <w:t>web services</w:t>
      </w:r>
      <w:r>
        <w:t xml:space="preserve"> vers l’api du SPAD.</w:t>
      </w:r>
    </w:p>
    <w:p w:rsidR="00643282" w:rsidRDefault="00643282" w:rsidP="00643282">
      <w:pPr>
        <w:pStyle w:val="Titre4"/>
        <w:spacing w:after="240"/>
        <w:ind w:firstLine="708"/>
      </w:pPr>
      <w:r>
        <w:t>Juillet</w:t>
      </w:r>
    </w:p>
    <w:p w:rsidR="00643282" w:rsidRDefault="00643282" w:rsidP="00643282">
      <w:r w:rsidRPr="00643282">
        <w:rPr>
          <w:rStyle w:val="Titre4Car"/>
        </w:rPr>
        <w:t>Semaine 28, 29,30 –</w:t>
      </w:r>
      <w:r>
        <w:t xml:space="preserve"> </w:t>
      </w:r>
      <w:r w:rsidRPr="00643282">
        <w:rPr>
          <w:i/>
        </w:rPr>
        <w:t>Backend Module social NO</w:t>
      </w:r>
      <w:r>
        <w:t xml:space="preserve"> </w:t>
      </w:r>
    </w:p>
    <w:p w:rsidR="00643282" w:rsidRDefault="00643282" w:rsidP="00643282">
      <w:r w:rsidRPr="00D2765F">
        <w:t>Développe</w:t>
      </w:r>
      <w:r>
        <w:t>r</w:t>
      </w:r>
      <w:r w:rsidRPr="00D2765F">
        <w:t xml:space="preserve"> </w:t>
      </w:r>
      <w:r>
        <w:t xml:space="preserve">les différentes </w:t>
      </w:r>
      <w:r w:rsidRPr="00D2765F">
        <w:t>couches applicatives</w:t>
      </w:r>
      <w:r>
        <w:t xml:space="preserve"> du module. Mise en place de l’api REST du module. Branchement de SPAD RealTime. Alimentation de la base donnée du connecteur social par des réel post et commentaire Facebook importer depuis une page publique quelque que. </w:t>
      </w:r>
    </w:p>
    <w:p w:rsidR="00643282" w:rsidRPr="00643282" w:rsidRDefault="00643282" w:rsidP="00643282">
      <w:pPr>
        <w:rPr>
          <w:i/>
        </w:rPr>
      </w:pPr>
      <w:r w:rsidRPr="00643282">
        <w:rPr>
          <w:rStyle w:val="Titre4Car"/>
        </w:rPr>
        <w:t>Semaine 31-</w:t>
      </w:r>
      <w:r>
        <w:t xml:space="preserve"> </w:t>
      </w:r>
      <w:r w:rsidRPr="00643282">
        <w:rPr>
          <w:i/>
        </w:rPr>
        <w:t>Test et Documentation du module social NO</w:t>
      </w:r>
    </w:p>
    <w:p w:rsidR="00643282" w:rsidRDefault="00643282" w:rsidP="00643282">
      <w:r>
        <w:t>Documenter les travaux faits et les solutions utilisées du module social NO.</w:t>
      </w:r>
    </w:p>
    <w:p w:rsidR="00643282" w:rsidRDefault="00643282" w:rsidP="00643282">
      <w:pPr>
        <w:pStyle w:val="Titre4"/>
        <w:spacing w:before="240" w:after="240"/>
        <w:ind w:firstLine="708"/>
      </w:pPr>
      <w:r>
        <w:t xml:space="preserve">Août </w:t>
      </w:r>
    </w:p>
    <w:p w:rsidR="00643282" w:rsidRPr="00643282" w:rsidRDefault="00643282" w:rsidP="00643282">
      <w:pPr>
        <w:rPr>
          <w:i/>
        </w:rPr>
      </w:pPr>
      <w:r w:rsidRPr="00643282">
        <w:rPr>
          <w:rStyle w:val="Titre4Car"/>
        </w:rPr>
        <w:t>Semaine 32, 33 -</w:t>
      </w:r>
      <w:r>
        <w:t xml:space="preserve"> </w:t>
      </w:r>
      <w:r w:rsidRPr="00643282">
        <w:rPr>
          <w:i/>
        </w:rPr>
        <w:t>Frontend du module social</w:t>
      </w:r>
    </w:p>
    <w:p w:rsidR="00643282" w:rsidRDefault="00643282" w:rsidP="00643282">
      <w:r>
        <w:t xml:space="preserve">Création les composants JSF de la couche gui du module afin d’afficher les qualifications des </w:t>
      </w:r>
      <w:r w:rsidR="006C5AAA">
        <w:t xml:space="preserve">messages avec le serveur SPAD. </w:t>
      </w:r>
      <w:r>
        <w:t>Ajouter la fonction d’apprentissage Learn dans l’IHM.</w:t>
      </w:r>
    </w:p>
    <w:p w:rsidR="00F23141" w:rsidRPr="00A51EFF" w:rsidRDefault="00643282" w:rsidP="00A51EFF">
      <w:r w:rsidRPr="00643282">
        <w:rPr>
          <w:rStyle w:val="Titre4Car"/>
        </w:rPr>
        <w:t>Semaine 34,35 –</w:t>
      </w:r>
      <w:r>
        <w:t xml:space="preserve"> </w:t>
      </w:r>
      <w:r w:rsidRPr="00643282">
        <w:rPr>
          <w:i/>
        </w:rPr>
        <w:t>Documentation des travaux et transfert de compétence</w:t>
      </w:r>
    </w:p>
    <w:p w:rsidR="00C75DA7" w:rsidRPr="00990B8C" w:rsidRDefault="00A45EB2" w:rsidP="00C75DA7">
      <w:pPr>
        <w:pStyle w:val="Titre2"/>
        <w:numPr>
          <w:ilvl w:val="0"/>
          <w:numId w:val="4"/>
        </w:numPr>
        <w:ind w:left="0" w:firstLine="0"/>
      </w:pPr>
      <w:bookmarkStart w:id="511" w:name="_Toc429003387"/>
      <w:bookmarkStart w:id="512" w:name="_Toc428613365"/>
      <w:bookmarkStart w:id="513" w:name="_Toc428623723"/>
      <w:bookmarkStart w:id="514" w:name="_Toc428663961"/>
      <w:bookmarkStart w:id="515" w:name="_Toc428702350"/>
      <w:bookmarkStart w:id="516" w:name="_Toc428908827"/>
      <w:bookmarkStart w:id="517" w:name="_Toc428910454"/>
      <w:bookmarkStart w:id="518" w:name="_Toc428917008"/>
      <w:bookmarkStart w:id="519" w:name="_Toc429076733"/>
      <w:bookmarkStart w:id="520" w:name="_Toc429077249"/>
      <w:bookmarkStart w:id="521" w:name="_Toc429077912"/>
      <w:r>
        <w:t>Architecture d’un mo</w:t>
      </w:r>
      <w:r w:rsidR="00C75DA7">
        <w:t>dule avec Domain Driven Disign</w:t>
      </w:r>
      <w:bookmarkEnd w:id="511"/>
      <w:bookmarkEnd w:id="519"/>
      <w:bookmarkEnd w:id="520"/>
      <w:bookmarkEnd w:id="521"/>
      <w:r w:rsidR="00C75DA7">
        <w:t xml:space="preserve"> </w:t>
      </w:r>
      <w:bookmarkEnd w:id="512"/>
      <w:bookmarkEnd w:id="513"/>
      <w:bookmarkEnd w:id="514"/>
      <w:bookmarkEnd w:id="515"/>
      <w:bookmarkEnd w:id="516"/>
      <w:bookmarkEnd w:id="517"/>
      <w:bookmarkEnd w:id="518"/>
    </w:p>
    <w:p w:rsidR="00C75DA7" w:rsidRPr="00C75DA7" w:rsidRDefault="00C75DA7" w:rsidP="00C75DA7">
      <w:pPr>
        <w:pStyle w:val="Titre4"/>
      </w:pPr>
      <w:r w:rsidRPr="00C75DA7">
        <w:t>Présentation du DDD</w:t>
      </w:r>
    </w:p>
    <w:p w:rsidR="00C75DA7" w:rsidRPr="00141009" w:rsidRDefault="00C75DA7" w:rsidP="00C75DA7">
      <w:r>
        <w:t xml:space="preserve">      </w:t>
      </w:r>
      <w:r>
        <w:rPr>
          <w:shd w:val="clear" w:color="auto" w:fill="FFFFFF"/>
        </w:rPr>
        <w:t xml:space="preserve">Le Domain Driven </w:t>
      </w:r>
      <w:r w:rsidR="006C5AAA">
        <w:rPr>
          <w:shd w:val="clear" w:color="auto" w:fill="FFFFFF"/>
        </w:rPr>
        <w:t>Design</w:t>
      </w:r>
      <w:r>
        <w:rPr>
          <w:shd w:val="clear" w:color="auto" w:fill="FFFFFF"/>
        </w:rPr>
        <w:t xml:space="preserve"> n’est ni une méthode ni une technologie.</w:t>
      </w:r>
      <w:r>
        <w:t xml:space="preserve"> </w:t>
      </w:r>
      <w:r w:rsidRPr="00141009">
        <w:t>C’est est une manière de penser</w:t>
      </w:r>
      <w:r>
        <w:t xml:space="preserve"> sur</w:t>
      </w:r>
      <w:r w:rsidRPr="00141009">
        <w:t xml:space="preserve"> la conception autour du code, de collaborer et de communiquer avec les experts fonctionnels.</w:t>
      </w:r>
    </w:p>
    <w:p w:rsidR="00C75DA7" w:rsidRDefault="00C75DA7" w:rsidP="00C75DA7">
      <w:pPr>
        <w:rPr>
          <w:shd w:val="clear" w:color="auto" w:fill="FFFFFF"/>
        </w:rPr>
      </w:pPr>
      <w:r>
        <w:t xml:space="preserve">      </w:t>
      </w:r>
      <w:r>
        <w:rPr>
          <w:shd w:val="clear" w:color="auto" w:fill="FFFFFF"/>
        </w:rPr>
        <w:t>Il a été introduit par Eric Evans en 2003. Il a construit cette approche de conception suite à des retours d’expérience. Le DDD est centré sur le métier de l’application et le code source qui l’implémente.</w:t>
      </w:r>
    </w:p>
    <w:p w:rsidR="00C75DA7" w:rsidRPr="00141009" w:rsidRDefault="00C75DA7" w:rsidP="00C75DA7">
      <w:pPr>
        <w:rPr>
          <w:i/>
          <w:iCs/>
        </w:rPr>
      </w:pPr>
      <w:r>
        <w:lastRenderedPageBreak/>
        <w:t xml:space="preserve">      </w:t>
      </w:r>
      <w:r>
        <w:rPr>
          <w:shd w:val="clear" w:color="auto" w:fill="FFFFFF"/>
        </w:rPr>
        <w:t xml:space="preserve">En effet, la conception est conduite par un modèle. Ce modèle est en partie constitué d’un langage de communication commun aux experts fonctionnels et aux équipes de développement appelé </w:t>
      </w:r>
      <w:r w:rsidRPr="00141009">
        <w:rPr>
          <w:i/>
          <w:iCs/>
        </w:rPr>
        <w:t>Ubiquitous.</w:t>
      </w:r>
    </w:p>
    <w:p w:rsidR="00C75DA7" w:rsidRDefault="00C75DA7" w:rsidP="00C75DA7">
      <w:pPr>
        <w:rPr>
          <w:shd w:val="clear" w:color="auto" w:fill="FFFFFF"/>
        </w:rPr>
      </w:pPr>
      <w:r>
        <w:t xml:space="preserve">      </w:t>
      </w:r>
      <w:r w:rsidRPr="00141009">
        <w:rPr>
          <w:shd w:val="clear" w:color="auto" w:fill="FFFFFF"/>
        </w:rPr>
        <w:t>Techniquement, C’est un ensemble de concepts et de design patterns</w:t>
      </w:r>
      <w:r>
        <w:rPr>
          <w:shd w:val="clear" w:color="auto" w:fill="FFFFFF"/>
        </w:rPr>
        <w:t>. Il permet :</w:t>
      </w:r>
    </w:p>
    <w:p w:rsidR="00C75DA7" w:rsidRDefault="00C75DA7" w:rsidP="00C75DA7">
      <w:pPr>
        <w:pStyle w:val="Paragraphedeliste"/>
        <w:numPr>
          <w:ilvl w:val="0"/>
          <w:numId w:val="30"/>
        </w:numPr>
        <w:spacing w:line="276" w:lineRule="auto"/>
        <w:jc w:val="left"/>
        <w:rPr>
          <w:shd w:val="clear" w:color="auto" w:fill="FFFFFF"/>
        </w:rPr>
      </w:pPr>
      <w:r>
        <w:rPr>
          <w:shd w:val="clear" w:color="auto" w:fill="FFFFFF"/>
        </w:rPr>
        <w:t>Isolation de</w:t>
      </w:r>
      <w:r w:rsidRPr="00AD42AC">
        <w:rPr>
          <w:shd w:val="clear" w:color="auto" w:fill="FFFFFF"/>
        </w:rPr>
        <w:t xml:space="preserve"> la couche domaine avec les concepts d’inversion de contrôle et d’injection de dépendances.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 xml:space="preserve"> Découpler toutes les couches d’infrastructure de la couche du domaine</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Utilisation de nombreux patterns d’architecture (MVC, CQRS…)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Utilisation d’ORM</w:t>
      </w:r>
    </w:p>
    <w:p w:rsidR="00C75DA7" w:rsidRDefault="00C75DA7" w:rsidP="00C75DA7">
      <w:pPr>
        <w:jc w:val="center"/>
      </w:pPr>
      <w:r>
        <w:rPr>
          <w:noProof/>
          <w:lang w:eastAsia="fr-FR"/>
        </w:rPr>
        <w:drawing>
          <wp:inline distT="0" distB="0" distL="0" distR="0" wp14:anchorId="62128DEE" wp14:editId="7CDBD340">
            <wp:extent cx="4586448" cy="2522483"/>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22920" cy="2542542"/>
                    </a:xfrm>
                    <a:prstGeom prst="rect">
                      <a:avLst/>
                    </a:prstGeom>
                    <a:noFill/>
                    <a:ln>
                      <a:noFill/>
                    </a:ln>
                  </pic:spPr>
                </pic:pic>
              </a:graphicData>
            </a:graphic>
          </wp:inline>
        </w:drawing>
      </w:r>
    </w:p>
    <w:p w:rsidR="00C75DA7" w:rsidRPr="00141009" w:rsidRDefault="00C75DA7" w:rsidP="00C75DA7">
      <w:pPr>
        <w:jc w:val="center"/>
      </w:pPr>
      <w:bookmarkStart w:id="522" w:name="_Toc429059366"/>
      <w:bookmarkStart w:id="523" w:name="_Toc429076602"/>
      <w:r>
        <w:t xml:space="preserve">Figure </w:t>
      </w:r>
      <w:r w:rsidR="00F249A1">
        <w:fldChar w:fldCharType="begin"/>
      </w:r>
      <w:r w:rsidR="005B0F1B">
        <w:instrText xml:space="preserve"> SEQ Figure \* ARABIC </w:instrText>
      </w:r>
      <w:r w:rsidR="00F249A1">
        <w:fldChar w:fldCharType="separate"/>
      </w:r>
      <w:r w:rsidR="00361236">
        <w:rPr>
          <w:noProof/>
        </w:rPr>
        <w:t>21</w:t>
      </w:r>
      <w:r w:rsidR="00F249A1">
        <w:rPr>
          <w:noProof/>
        </w:rPr>
        <w:fldChar w:fldCharType="end"/>
      </w:r>
      <w:r>
        <w:t>: Les couches DDD</w:t>
      </w:r>
      <w:bookmarkEnd w:id="522"/>
      <w:bookmarkEnd w:id="523"/>
    </w:p>
    <w:p w:rsidR="00C75DA7" w:rsidRPr="00C75DA7" w:rsidRDefault="00C75DA7" w:rsidP="00C75DA7">
      <w:pPr>
        <w:pStyle w:val="Titre4"/>
        <w:rPr>
          <w:u w:val="single"/>
        </w:rPr>
      </w:pPr>
      <w:bookmarkStart w:id="524" w:name="OLE_LINK3"/>
      <w:bookmarkStart w:id="525" w:name="OLE_LINK4"/>
      <w:r w:rsidRPr="00C75DA7">
        <w:rPr>
          <w:u w:val="single"/>
        </w:rPr>
        <w:t>Couche Domain :</w:t>
      </w:r>
    </w:p>
    <w:p w:rsidR="00C75DA7" w:rsidRPr="00AD42AC" w:rsidRDefault="00C75DA7" w:rsidP="00C75DA7">
      <w:pPr>
        <w:rPr>
          <w:lang w:eastAsia="fr-FR"/>
        </w:rPr>
      </w:pPr>
      <w:r>
        <w:t xml:space="preserve">      </w:t>
      </w:r>
      <w:r>
        <w:rPr>
          <w:lang w:eastAsia="fr-FR"/>
        </w:rPr>
        <w:t xml:space="preserve">C’est le cœur du logiciel et la </w:t>
      </w:r>
      <w:r w:rsidRPr="00AD42AC">
        <w:rPr>
          <w:lang w:eastAsia="fr-FR"/>
        </w:rPr>
        <w:t>base de d</w:t>
      </w:r>
      <w:r>
        <w:rPr>
          <w:lang w:eastAsia="fr-FR"/>
        </w:rPr>
        <w:t>iscussion avec un expert métier. Elle c</w:t>
      </w:r>
      <w:r w:rsidRPr="00AD42AC">
        <w:rPr>
          <w:lang w:eastAsia="fr-FR"/>
        </w:rPr>
        <w:t>ont</w:t>
      </w:r>
      <w:r>
        <w:rPr>
          <w:lang w:eastAsia="fr-FR"/>
        </w:rPr>
        <w:t>ient tous les concepts métier «purs</w:t>
      </w:r>
      <w:r w:rsidRPr="00AD42AC">
        <w:rPr>
          <w:lang w:eastAsia="fr-FR"/>
        </w:rPr>
        <w:t>» et les entités associées.</w:t>
      </w:r>
      <w:r>
        <w:rPr>
          <w:lang w:eastAsia="fr-FR"/>
        </w:rPr>
        <w:t xml:space="preserve"> En effet, e</w:t>
      </w:r>
      <w:r w:rsidRPr="00AD42AC">
        <w:rPr>
          <w:lang w:eastAsia="fr-FR"/>
        </w:rPr>
        <w:t>lle ne doit pas être contaminée avec des problém</w:t>
      </w:r>
      <w:r>
        <w:rPr>
          <w:lang w:eastAsia="fr-FR"/>
        </w:rPr>
        <w:t>atiques issues d’autres couches et</w:t>
      </w:r>
      <w:r w:rsidRPr="00AD42AC">
        <w:rPr>
          <w:lang w:eastAsia="fr-FR"/>
        </w:rPr>
        <w:t xml:space="preserve"> doit être indépendante de toute source de données ou technologie d’accès.</w:t>
      </w:r>
      <w:r>
        <w:rPr>
          <w:lang w:eastAsia="fr-FR"/>
        </w:rPr>
        <w:t xml:space="preserve"> De plus, t</w:t>
      </w:r>
      <w:r w:rsidRPr="00AD42AC">
        <w:rPr>
          <w:lang w:eastAsia="fr-FR"/>
        </w:rPr>
        <w:t>outes les dépendances doivent utiliser des abstractions ou des interfaces.</w:t>
      </w:r>
      <w:r>
        <w:rPr>
          <w:lang w:eastAsia="fr-FR"/>
        </w:rPr>
        <w:t xml:space="preserve"> </w:t>
      </w:r>
      <w:r w:rsidRPr="00AD42AC">
        <w:rPr>
          <w:lang w:eastAsia="fr-FR"/>
        </w:rPr>
        <w:t xml:space="preserve">On utilise des conteneurs IoC (comme </w:t>
      </w:r>
      <w:r>
        <w:rPr>
          <w:lang w:eastAsia="fr-FR"/>
        </w:rPr>
        <w:t>CDI pour java EE</w:t>
      </w:r>
      <w:r w:rsidRPr="00AD42AC">
        <w:rPr>
          <w:lang w:eastAsia="fr-FR"/>
        </w:rPr>
        <w:t xml:space="preserve">) pour proposer des implémentations interchangeables </w:t>
      </w:r>
      <w:r>
        <w:rPr>
          <w:lang w:eastAsia="fr-FR"/>
        </w:rPr>
        <w:t>En fin, toutes l</w:t>
      </w:r>
      <w:r w:rsidRPr="00AD42AC">
        <w:rPr>
          <w:lang w:eastAsia="fr-FR"/>
        </w:rPr>
        <w:t>es entités (au sens ORM) sont présentes dans cette couche.</w:t>
      </w:r>
    </w:p>
    <w:bookmarkEnd w:id="524"/>
    <w:bookmarkEnd w:id="525"/>
    <w:p w:rsidR="00C75DA7" w:rsidRPr="00810AE8" w:rsidRDefault="00C75DA7" w:rsidP="00810AE8">
      <w:pPr>
        <w:pStyle w:val="Titre4"/>
        <w:rPr>
          <w:u w:val="single"/>
        </w:rPr>
      </w:pPr>
      <w:r w:rsidRPr="00810AE8">
        <w:rPr>
          <w:u w:val="single"/>
        </w:rPr>
        <w:lastRenderedPageBreak/>
        <w:t xml:space="preserve">Couche Application : </w:t>
      </w:r>
    </w:p>
    <w:p w:rsidR="00C75DA7" w:rsidRPr="00141009" w:rsidRDefault="00C75DA7" w:rsidP="00C75DA7">
      <w:pPr>
        <w:tabs>
          <w:tab w:val="num" w:pos="1440"/>
        </w:tabs>
        <w:rPr>
          <w:lang w:eastAsia="fr-FR"/>
        </w:rPr>
      </w:pPr>
      <w:r w:rsidRPr="007B73DB">
        <w:rPr>
          <w:lang w:eastAsia="fr-FR"/>
        </w:rPr>
        <w:t xml:space="preserve">Elle contient toute la plomberie de coordination entre les différentes couches. C’est la chef d’orchestre </w:t>
      </w:r>
      <w:r w:rsidRPr="00C71434">
        <w:rPr>
          <w:lang w:eastAsia="fr-FR"/>
        </w:rPr>
        <w:t>des uses cases métiers (synchrone ou asynchrone).</w:t>
      </w:r>
      <w:r>
        <w:rPr>
          <w:lang w:eastAsia="fr-FR"/>
        </w:rPr>
        <w:t xml:space="preserve">En effet, </w:t>
      </w:r>
      <w:r w:rsidRPr="007B73DB">
        <w:rPr>
          <w:lang w:eastAsia="fr-FR"/>
        </w:rPr>
        <w:t>Elle ne contient pas de métier</w:t>
      </w:r>
      <w:r>
        <w:rPr>
          <w:lang w:eastAsia="fr-FR"/>
        </w:rPr>
        <w:t xml:space="preserve"> mais elle gère le</w:t>
      </w:r>
      <w:r w:rsidRPr="00141009">
        <w:rPr>
          <w:lang w:eastAsia="fr-FR"/>
        </w:rPr>
        <w:t xml:space="preserve"> cycle de vie de l’entité métier</w:t>
      </w:r>
      <w:r>
        <w:rPr>
          <w:lang w:eastAsia="fr-FR"/>
        </w:rPr>
        <w:t>. De plus, e</w:t>
      </w:r>
      <w:r w:rsidRPr="00141009">
        <w:rPr>
          <w:lang w:eastAsia="fr-FR"/>
        </w:rPr>
        <w:t>lle peut envoyer des Events de niveau applicatif</w:t>
      </w:r>
      <w:r>
        <w:rPr>
          <w:lang w:eastAsia="fr-FR"/>
        </w:rPr>
        <w:t xml:space="preserve"> et p</w:t>
      </w:r>
      <w:r w:rsidRPr="00141009">
        <w:rPr>
          <w:lang w:eastAsia="fr-FR"/>
        </w:rPr>
        <w:t>eut contenir des EventListeners de niveau domaine</w:t>
      </w:r>
      <w:r>
        <w:rPr>
          <w:lang w:eastAsia="fr-FR"/>
        </w:rPr>
        <w:t xml:space="preserve">. </w:t>
      </w:r>
      <w:r w:rsidRPr="007B73DB">
        <w:rPr>
          <w:lang w:eastAsia="fr-FR"/>
        </w:rPr>
        <w:t>En fin, elle contient et implémente tous les services applicatifs.</w:t>
      </w:r>
    </w:p>
    <w:p w:rsidR="00C75DA7" w:rsidRPr="00810AE8" w:rsidRDefault="00C75DA7" w:rsidP="00810AE8">
      <w:pPr>
        <w:pStyle w:val="Titre4"/>
        <w:rPr>
          <w:u w:val="single"/>
        </w:rPr>
      </w:pPr>
      <w:r w:rsidRPr="00810AE8">
        <w:rPr>
          <w:u w:val="single"/>
        </w:rPr>
        <w:t>Couche Infrastructure :</w:t>
      </w:r>
    </w:p>
    <w:p w:rsidR="00C75DA7" w:rsidRDefault="00C75DA7" w:rsidP="00C75DA7">
      <w:pPr>
        <w:rPr>
          <w:lang w:eastAsia="fr-FR"/>
        </w:rPr>
      </w:pPr>
      <w:r>
        <w:rPr>
          <w:lang w:eastAsia="fr-FR"/>
        </w:rPr>
        <w:t xml:space="preserve">C’est une commune aux différentes couches. Elle contient tous ce qui </w:t>
      </w:r>
      <w:r w:rsidRPr="00C71434">
        <w:rPr>
          <w:lang w:eastAsia="fr-FR"/>
        </w:rPr>
        <w:t>existe indépendamment de l’application</w:t>
      </w:r>
      <w:r>
        <w:rPr>
          <w:lang w:eastAsia="fr-FR"/>
        </w:rPr>
        <w:t xml:space="preserve"> : les librairies externes, le « Database Engine » ou l’entité manager pour l’ORM attaché. Et le plus important, </w:t>
      </w:r>
      <w:r w:rsidR="00DF79F3">
        <w:rPr>
          <w:lang w:eastAsia="fr-FR"/>
        </w:rPr>
        <w:t xml:space="preserve">l’implémenter </w:t>
      </w:r>
      <w:r w:rsidRPr="007B73DB">
        <w:rPr>
          <w:lang w:eastAsia="fr-FR"/>
        </w:rPr>
        <w:t>des Repository définies dans la couche Domain.</w:t>
      </w:r>
      <w:r>
        <w:rPr>
          <w:lang w:eastAsia="fr-FR"/>
        </w:rPr>
        <w:t xml:space="preserve">  </w:t>
      </w:r>
    </w:p>
    <w:p w:rsidR="00C75DA7" w:rsidRPr="00810AE8" w:rsidRDefault="00C75DA7" w:rsidP="00810AE8">
      <w:pPr>
        <w:pStyle w:val="Titre4"/>
        <w:rPr>
          <w:u w:val="single"/>
        </w:rPr>
      </w:pPr>
      <w:r w:rsidRPr="00810AE8">
        <w:rPr>
          <w:u w:val="single"/>
        </w:rPr>
        <w:t xml:space="preserve">Couche Interface ou présentation : </w:t>
      </w:r>
    </w:p>
    <w:p w:rsidR="00C75DA7" w:rsidRDefault="00C75DA7" w:rsidP="00C75DA7">
      <w:pPr>
        <w:rPr>
          <w:lang w:eastAsia="fr-FR"/>
        </w:rPr>
      </w:pPr>
      <w:r w:rsidRPr="00141009">
        <w:rPr>
          <w:lang w:eastAsia="fr-FR"/>
        </w:rPr>
        <w:t>Elle se charge de l’interprétation, la validation et la trans</w:t>
      </w:r>
      <w:r>
        <w:rPr>
          <w:lang w:eastAsia="fr-FR"/>
        </w:rPr>
        <w:t>formation des données entrantes et a</w:t>
      </w:r>
      <w:r w:rsidRPr="00141009">
        <w:rPr>
          <w:lang w:eastAsia="fr-FR"/>
        </w:rPr>
        <w:t>ussi de la serialization des données sortant</w:t>
      </w:r>
      <w:r>
        <w:rPr>
          <w:lang w:eastAsia="fr-FR"/>
        </w:rPr>
        <w:t>es : xml, html, json, etc.</w:t>
      </w:r>
    </w:p>
    <w:p w:rsidR="00C75DA7" w:rsidRPr="00810AE8" w:rsidRDefault="00C75DA7" w:rsidP="00810AE8">
      <w:pPr>
        <w:pStyle w:val="Titre4"/>
        <w:rPr>
          <w:u w:val="single"/>
        </w:rPr>
      </w:pPr>
      <w:r w:rsidRPr="00810AE8">
        <w:rPr>
          <w:u w:val="single"/>
        </w:rPr>
        <w:t xml:space="preserve">Concepts dans DDD : </w:t>
      </w:r>
    </w:p>
    <w:p w:rsidR="00C75DA7" w:rsidRDefault="00810AE8" w:rsidP="00810AE8">
      <w:r>
        <w:t xml:space="preserve">Bounded context : </w:t>
      </w:r>
      <w:r w:rsidR="00C75DA7" w:rsidRPr="00295060">
        <w:t>Context Borné défini par son langage (Ubiquitous language) : noms+verbes présents dans le code aussi</w:t>
      </w:r>
    </w:p>
    <w:p w:rsidR="00C75DA7" w:rsidRPr="00295060" w:rsidRDefault="00C75DA7" w:rsidP="00810AE8">
      <w:r w:rsidRPr="00295060">
        <w:t>ValueObject : Objet dont l’état ne change pas (immutable), en général c’est une classe (pas une entité) réutilisable dans différentes Entités.</w:t>
      </w:r>
    </w:p>
    <w:p w:rsidR="00C75DA7" w:rsidRPr="00295060" w:rsidRDefault="00C75DA7" w:rsidP="00810AE8">
      <w:r w:rsidRPr="00295060">
        <w:t>Entity : Objet dont l’état peut changer mais pas son identité (mutable), il est constitué d’attributs et de valueObjects (en JPA @Embedded). Dans DDD, une entité  contient du code métier.</w:t>
      </w:r>
    </w:p>
    <w:p w:rsidR="00C75DA7" w:rsidRDefault="00C75DA7" w:rsidP="00810AE8">
      <w:r w:rsidRPr="00295060">
        <w:t>Aggregate : Objet (Entité) du domaine constitué d’entités, d’attributs et de valueObjects, il correspond à l’atomicité d’une transaction : intégrité de l’ensemble</w:t>
      </w:r>
    </w:p>
    <w:p w:rsidR="00C75DA7" w:rsidRDefault="00C75DA7" w:rsidP="00810AE8">
      <w:r w:rsidRPr="00295060">
        <w:t>Repository</w:t>
      </w:r>
      <w:r>
        <w:t> :</w:t>
      </w:r>
      <w:r w:rsidRPr="00295060">
        <w:t xml:space="preserve"> il gère le cycle de vie des Entités</w:t>
      </w:r>
      <w:r>
        <w:t xml:space="preserve">. C’est comme un DAO </w:t>
      </w:r>
      <w:r w:rsidRPr="00295060">
        <w:t xml:space="preserve">sans </w:t>
      </w:r>
      <w:r>
        <w:t xml:space="preserve"> </w:t>
      </w:r>
      <w:r w:rsidRPr="00295060">
        <w:t>en être un</w:t>
      </w:r>
      <w:r>
        <w:t>, voire après dans CQRS.</w:t>
      </w:r>
    </w:p>
    <w:p w:rsidR="00C75DA7" w:rsidRDefault="00C75DA7" w:rsidP="00810AE8">
      <w:r w:rsidRPr="00295060">
        <w:lastRenderedPageBreak/>
        <w:t>DTO (Data Transfert Object)</w:t>
      </w:r>
      <w:r>
        <w:t xml:space="preserve"> : </w:t>
      </w:r>
      <w:r w:rsidRPr="00295060">
        <w:t>C’est un « subset » d’une entité métier</w:t>
      </w:r>
      <w:r>
        <w:t>. Il est p</w:t>
      </w:r>
      <w:r w:rsidRPr="00295060">
        <w:t>lus léger que de transférer l’entité entière (un peu comme un InfoItem configuré pour une vue)</w:t>
      </w:r>
      <w:r>
        <w:t>.</w:t>
      </w:r>
    </w:p>
    <w:p w:rsidR="00C75DA7" w:rsidRDefault="00C75DA7" w:rsidP="00810AE8">
      <w:r w:rsidRPr="00295060">
        <w:t>Shared Kernel (Noyau partagé)</w:t>
      </w:r>
      <w:r>
        <w:t> : il p</w:t>
      </w:r>
      <w:r w:rsidRPr="00295060">
        <w:t>ermet de partager des subsets communs aux domaines (référentiel commun)</w:t>
      </w:r>
    </w:p>
    <w:p w:rsidR="00C75DA7" w:rsidRPr="00295060" w:rsidRDefault="00C75DA7" w:rsidP="00810AE8">
      <w:r w:rsidRPr="00295060">
        <w:t>SAGA</w:t>
      </w:r>
      <w:r>
        <w:t xml:space="preserve"> : c’est le </w:t>
      </w:r>
      <w:r w:rsidRPr="00295060">
        <w:t>process (events) manager entre bounded contexts.il permet par exemple de corréler différents even</w:t>
      </w:r>
      <w:r>
        <w:t xml:space="preserve">ts pour une prise de décision comme </w:t>
      </w:r>
      <w:r w:rsidRPr="00295060">
        <w:t xml:space="preserve"> gestion du workflow d’events.</w:t>
      </w:r>
    </w:p>
    <w:p w:rsidR="00C75DA7" w:rsidRDefault="00C75DA7" w:rsidP="00810AE8">
      <w:pPr>
        <w:rPr>
          <w:b/>
        </w:rPr>
      </w:pPr>
      <w:r>
        <w:rPr>
          <w:b/>
        </w:rPr>
        <w:t xml:space="preserve">Présentation de </w:t>
      </w:r>
      <w:r w:rsidRPr="00141009">
        <w:rPr>
          <w:b/>
        </w:rPr>
        <w:t>CQRS</w:t>
      </w:r>
    </w:p>
    <w:p w:rsidR="00C75DA7" w:rsidRDefault="00810AE8" w:rsidP="00C75DA7">
      <w:pPr>
        <w:rPr>
          <w:lang w:eastAsia="fr-FR"/>
        </w:rPr>
      </w:pPr>
      <w:r>
        <w:t xml:space="preserve">      </w:t>
      </w:r>
      <w:r>
        <w:rPr>
          <w:lang w:eastAsia="fr-FR"/>
        </w:rPr>
        <w:t xml:space="preserve">Le pattern </w:t>
      </w:r>
      <w:r w:rsidR="00C75DA7" w:rsidRPr="00990B8C">
        <w:rPr>
          <w:bCs/>
          <w:lang w:eastAsia="fr-FR"/>
        </w:rPr>
        <w:t>CQRS</w:t>
      </w:r>
      <w:r>
        <w:rPr>
          <w:lang w:eastAsia="fr-FR"/>
        </w:rPr>
        <w:t xml:space="preserve"> </w:t>
      </w:r>
      <w:r w:rsidR="00C75DA7" w:rsidRPr="00990B8C">
        <w:rPr>
          <w:lang w:eastAsia="fr-FR"/>
        </w:rPr>
        <w:t>(</w:t>
      </w:r>
      <w:r w:rsidR="00C75DA7" w:rsidRPr="00990B8C">
        <w:rPr>
          <w:i/>
          <w:iCs/>
          <w:lang w:eastAsia="fr-FR"/>
        </w:rPr>
        <w:t>Command Query Responsibility Seggregation</w:t>
      </w:r>
      <w:r w:rsidR="00C75DA7" w:rsidRPr="00990B8C">
        <w:rPr>
          <w:lang w:eastAsia="fr-FR"/>
        </w:rPr>
        <w:t xml:space="preserve">) </w:t>
      </w:r>
      <w:r>
        <w:rPr>
          <w:lang w:eastAsia="fr-FR"/>
        </w:rPr>
        <w:t xml:space="preserve">repose sur un principe simple: </w:t>
      </w:r>
      <w:r w:rsidR="00C75DA7" w:rsidRPr="00990B8C">
        <w:rPr>
          <w:bCs/>
          <w:lang w:eastAsia="fr-FR"/>
        </w:rPr>
        <w:t>la séparation, au sein d’une application, des composants de trait</w:t>
      </w:r>
      <w:r w:rsidR="00C75DA7">
        <w:rPr>
          <w:bCs/>
          <w:lang w:eastAsia="fr-FR"/>
        </w:rPr>
        <w:t>e</w:t>
      </w:r>
      <w:r>
        <w:rPr>
          <w:bCs/>
          <w:lang w:eastAsia="fr-FR"/>
        </w:rPr>
        <w:t>ment métier de l’information («command</w:t>
      </w:r>
      <w:r w:rsidR="00C75DA7">
        <w:rPr>
          <w:bCs/>
          <w:lang w:eastAsia="fr-FR"/>
        </w:rPr>
        <w:t>»</w:t>
      </w:r>
      <w:r w:rsidR="00C75DA7" w:rsidRPr="00990B8C">
        <w:rPr>
          <w:bCs/>
          <w:lang w:eastAsia="fr-FR"/>
        </w:rPr>
        <w:t xml:space="preserve"> / écriture) et de</w:t>
      </w:r>
      <w:r w:rsidR="00C75DA7">
        <w:rPr>
          <w:bCs/>
          <w:lang w:eastAsia="fr-FR"/>
        </w:rPr>
        <w:t xml:space="preserve"> </w:t>
      </w:r>
      <w:r>
        <w:rPr>
          <w:bCs/>
          <w:lang w:eastAsia="fr-FR"/>
        </w:rPr>
        <w:t>restitution de l’information («query</w:t>
      </w:r>
      <w:r w:rsidR="00C75DA7">
        <w:rPr>
          <w:bCs/>
          <w:lang w:eastAsia="fr-FR"/>
        </w:rPr>
        <w:t>»</w:t>
      </w:r>
      <w:r w:rsidR="00C75DA7" w:rsidRPr="00990B8C">
        <w:rPr>
          <w:bCs/>
          <w:lang w:eastAsia="fr-FR"/>
        </w:rPr>
        <w:t xml:space="preserve"> / lecture)</w:t>
      </w:r>
      <w:r w:rsidR="00C75DA7" w:rsidRPr="00990B8C">
        <w:rPr>
          <w:lang w:eastAsia="fr-FR"/>
        </w:rPr>
        <w:t xml:space="preserve">. </w:t>
      </w:r>
    </w:p>
    <w:p w:rsidR="00C75DA7" w:rsidRDefault="00810AE8" w:rsidP="00C75DA7">
      <w:pPr>
        <w:rPr>
          <w:lang w:eastAsia="fr-FR"/>
        </w:rPr>
      </w:pPr>
      <w:r>
        <w:t xml:space="preserve">      </w:t>
      </w:r>
      <w:r w:rsidR="00C75DA7" w:rsidRPr="00990B8C">
        <w:rPr>
          <w:lang w:eastAsia="fr-FR"/>
        </w:rPr>
        <w:t>Ce seul principe fournit un cadre d’architecture extrêmement intéressant pour le développement d’applications, en levant un certain nombre de contraintes et en faisant apparaître de nouvelles opportunités.</w:t>
      </w:r>
    </w:p>
    <w:p w:rsidR="00C75DA7" w:rsidRPr="009018E9" w:rsidRDefault="00C75DA7" w:rsidP="009018E9">
      <w:pPr>
        <w:pStyle w:val="Titre4"/>
      </w:pPr>
      <w:r w:rsidRPr="009018E9">
        <w:t>Architecture DDD avec CQRS</w:t>
      </w:r>
    </w:p>
    <w:p w:rsidR="00810AE8" w:rsidRDefault="00C75DA7" w:rsidP="00810AE8">
      <w:pPr>
        <w:jc w:val="center"/>
      </w:pPr>
      <w:r>
        <w:rPr>
          <w:noProof/>
          <w:lang w:eastAsia="fr-FR"/>
        </w:rPr>
        <w:drawing>
          <wp:inline distT="0" distB="0" distL="0" distR="0" wp14:anchorId="18443EC1" wp14:editId="0D283960">
            <wp:extent cx="4045226" cy="2967893"/>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101062" cy="3008858"/>
                    </a:xfrm>
                    <a:prstGeom prst="rect">
                      <a:avLst/>
                    </a:prstGeom>
                    <a:noFill/>
                    <a:ln>
                      <a:noFill/>
                    </a:ln>
                  </pic:spPr>
                </pic:pic>
              </a:graphicData>
            </a:graphic>
          </wp:inline>
        </w:drawing>
      </w:r>
    </w:p>
    <w:p w:rsidR="00C75DA7" w:rsidRPr="00141009" w:rsidRDefault="00810AE8" w:rsidP="00810AE8">
      <w:pPr>
        <w:jc w:val="center"/>
      </w:pPr>
      <w:bookmarkStart w:id="526" w:name="_Toc429059367"/>
      <w:bookmarkStart w:id="527" w:name="_Toc429076603"/>
      <w:r>
        <w:t xml:space="preserve">Figure </w:t>
      </w:r>
      <w:r w:rsidR="00F249A1">
        <w:fldChar w:fldCharType="begin"/>
      </w:r>
      <w:r w:rsidR="005B0F1B">
        <w:instrText xml:space="preserve"> SEQ Figure \* ARABIC </w:instrText>
      </w:r>
      <w:r w:rsidR="00F249A1">
        <w:fldChar w:fldCharType="separate"/>
      </w:r>
      <w:r w:rsidR="00361236">
        <w:rPr>
          <w:noProof/>
        </w:rPr>
        <w:t>22</w:t>
      </w:r>
      <w:r w:rsidR="00F249A1">
        <w:rPr>
          <w:noProof/>
        </w:rPr>
        <w:fldChar w:fldCharType="end"/>
      </w:r>
      <w:r>
        <w:t>:Architecture DDD avec CQRS</w:t>
      </w:r>
      <w:bookmarkEnd w:id="526"/>
      <w:bookmarkEnd w:id="527"/>
    </w:p>
    <w:p w:rsidR="00810AE8" w:rsidRPr="009018E9" w:rsidRDefault="00810AE8" w:rsidP="0055774E">
      <w:pPr>
        <w:pStyle w:val="Titre4"/>
      </w:pPr>
      <w:r w:rsidRPr="009018E9">
        <w:lastRenderedPageBreak/>
        <w:t>V</w:t>
      </w:r>
      <w:r w:rsidR="00C75DA7" w:rsidRPr="009018E9">
        <w:t>ues détaillées de l’architecture DDD en différents modes de déploiements: Exemple module scheduler NO</w:t>
      </w:r>
    </w:p>
    <w:p w:rsidR="00C75DA7" w:rsidRPr="009018E9" w:rsidRDefault="00C75DA7" w:rsidP="0055774E">
      <w:pPr>
        <w:pStyle w:val="Paragraphedeliste"/>
        <w:numPr>
          <w:ilvl w:val="0"/>
          <w:numId w:val="36"/>
        </w:numPr>
        <w:rPr>
          <w:szCs w:val="30"/>
        </w:rPr>
      </w:pPr>
      <w:r w:rsidRPr="009018E9">
        <w:t>Mode 1 : Backend et frontEnd dans le meme serveur</w:t>
      </w:r>
    </w:p>
    <w:p w:rsidR="00C75DA7" w:rsidRPr="00E44147" w:rsidRDefault="00C75DA7" w:rsidP="00DF79F3">
      <w:pPr>
        <w:ind w:left="-1276"/>
        <w:rPr>
          <w:szCs w:val="30"/>
        </w:rPr>
      </w:pPr>
      <w:r>
        <w:rPr>
          <w:noProof/>
          <w:szCs w:val="30"/>
          <w:lang w:eastAsia="fr-FR"/>
        </w:rPr>
        <w:drawing>
          <wp:inline distT="0" distB="0" distL="0" distR="0">
            <wp:extent cx="6651701" cy="7752522"/>
            <wp:effectExtent l="0" t="0" r="0" b="1270"/>
            <wp:docPr id="7" name="Picture 6" descr="N:\Stage\rapportPFE\Print screen\Scheduler Module - Mode1 local + Onpremise-865-bff17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Stage\rapportPFE\Print screen\Scheduler Module - Mode1 local + Onpremise-865-bff17c93-0.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72561" cy="7776834"/>
                    </a:xfrm>
                    <a:prstGeom prst="rect">
                      <a:avLst/>
                    </a:prstGeom>
                    <a:noFill/>
                    <a:ln>
                      <a:noFill/>
                    </a:ln>
                  </pic:spPr>
                </pic:pic>
              </a:graphicData>
            </a:graphic>
          </wp:inline>
        </w:drawing>
      </w:r>
    </w:p>
    <w:p w:rsidR="00C75DA7" w:rsidRPr="009018E9" w:rsidRDefault="00810AE8" w:rsidP="0055774E">
      <w:pPr>
        <w:pStyle w:val="Titre4"/>
        <w:numPr>
          <w:ilvl w:val="0"/>
          <w:numId w:val="36"/>
        </w:numPr>
        <w:rPr>
          <w:b w:val="0"/>
        </w:rPr>
      </w:pPr>
      <w:r w:rsidRPr="009018E9">
        <w:rPr>
          <w:b w:val="0"/>
          <w:noProof/>
          <w:szCs w:val="30"/>
          <w:lang w:eastAsia="fr-FR"/>
        </w:rPr>
        <w:lastRenderedPageBreak/>
        <w:drawing>
          <wp:anchor distT="0" distB="0" distL="114300" distR="114300" simplePos="0" relativeHeight="251656192" behindDoc="0" locked="0" layoutInCell="1" allowOverlap="1">
            <wp:simplePos x="0" y="0"/>
            <wp:positionH relativeFrom="column">
              <wp:posOffset>-601345</wp:posOffset>
            </wp:positionH>
            <wp:positionV relativeFrom="paragraph">
              <wp:posOffset>474345</wp:posOffset>
            </wp:positionV>
            <wp:extent cx="6294755" cy="8282305"/>
            <wp:effectExtent l="0" t="0" r="0" b="4445"/>
            <wp:wrapSquare wrapText="bothSides"/>
            <wp:docPr id="9" name="Picture 7" descr="N:\Stage\rapportPFE\Print screen\Mode 2 -723-9c60f2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Stage\rapportPFE\Print screen\Mode 2 -723-9c60f2df-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94755" cy="8282305"/>
                    </a:xfrm>
                    <a:prstGeom prst="rect">
                      <a:avLst/>
                    </a:prstGeom>
                    <a:noFill/>
                    <a:ln>
                      <a:noFill/>
                    </a:ln>
                  </pic:spPr>
                </pic:pic>
              </a:graphicData>
            </a:graphic>
          </wp:anchor>
        </w:drawing>
      </w:r>
      <w:r w:rsidR="00C75DA7" w:rsidRPr="009018E9">
        <w:rPr>
          <w:b w:val="0"/>
        </w:rPr>
        <w:t>Mode 2 : backend et front end sur 2 serveur différents</w:t>
      </w:r>
    </w:p>
    <w:p w:rsidR="00C75DA7" w:rsidRPr="009018E9" w:rsidRDefault="00C75DA7" w:rsidP="0055774E">
      <w:pPr>
        <w:pStyle w:val="Titre4"/>
        <w:numPr>
          <w:ilvl w:val="0"/>
          <w:numId w:val="36"/>
        </w:numPr>
        <w:rPr>
          <w:b w:val="0"/>
        </w:rPr>
      </w:pPr>
      <w:r w:rsidRPr="009018E9">
        <w:rPr>
          <w:b w:val="0"/>
        </w:rPr>
        <w:lastRenderedPageBreak/>
        <w:t xml:space="preserve">Mode 3 : Backend avec api REST </w:t>
      </w:r>
    </w:p>
    <w:p w:rsidR="00C75DA7" w:rsidRPr="00E44147" w:rsidRDefault="00C75DA7" w:rsidP="00810AE8">
      <w:pPr>
        <w:tabs>
          <w:tab w:val="left" w:pos="2760"/>
        </w:tabs>
        <w:ind w:left="-1134"/>
        <w:rPr>
          <w:szCs w:val="30"/>
        </w:rPr>
      </w:pPr>
      <w:r>
        <w:rPr>
          <w:noProof/>
          <w:szCs w:val="30"/>
          <w:lang w:eastAsia="fr-FR"/>
        </w:rPr>
        <w:drawing>
          <wp:inline distT="0" distB="0" distL="0" distR="0">
            <wp:extent cx="6471139" cy="7851140"/>
            <wp:effectExtent l="0" t="0" r="6350" b="0"/>
            <wp:docPr id="10" name="Picture 8" descr="N:\Stage\rapportPFE\Print screen\Mode 3-394-49043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tage\rapportPFE\Print screen\Mode 3-394-49043652-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478726" cy="7860344"/>
                    </a:xfrm>
                    <a:prstGeom prst="rect">
                      <a:avLst/>
                    </a:prstGeom>
                    <a:noFill/>
                    <a:ln>
                      <a:noFill/>
                    </a:ln>
                  </pic:spPr>
                </pic:pic>
              </a:graphicData>
            </a:graphic>
          </wp:inline>
        </w:drawing>
      </w:r>
    </w:p>
    <w:sectPr w:rsidR="00C75DA7" w:rsidRPr="00E44147" w:rsidSect="00280C0A">
      <w:headerReference w:type="default" r:id="rId69"/>
      <w:headerReference w:type="first" r:id="rId70"/>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9AB" w:rsidRDefault="001809AB" w:rsidP="001151FF">
      <w:pPr>
        <w:spacing w:after="0" w:line="240" w:lineRule="auto"/>
      </w:pPr>
      <w:r>
        <w:separator/>
      </w:r>
    </w:p>
  </w:endnote>
  <w:endnote w:type="continuationSeparator" w:id="0">
    <w:p w:rsidR="001809AB" w:rsidRDefault="001809AB"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706146"/>
      <w:docPartObj>
        <w:docPartGallery w:val="Page Numbers (Bottom of Page)"/>
        <w:docPartUnique/>
      </w:docPartObj>
    </w:sdtPr>
    <w:sdtContent>
      <w:p w:rsidR="004F2D75" w:rsidRDefault="004F2D75">
        <w:pPr>
          <w:pStyle w:val="Pieddepage"/>
          <w:jc w:val="center"/>
        </w:pPr>
        <w:r>
          <w:fldChar w:fldCharType="begin"/>
        </w:r>
        <w:r>
          <w:instrText>PAGE   \* MERGEFORMAT</w:instrText>
        </w:r>
        <w:r>
          <w:fldChar w:fldCharType="separate"/>
        </w:r>
        <w:r w:rsidR="00711221">
          <w:rPr>
            <w:noProof/>
          </w:rPr>
          <w:t>ii</w:t>
        </w:r>
        <w:r>
          <w:rPr>
            <w:noProof/>
          </w:rPr>
          <w:fldChar w:fldCharType="end"/>
        </w:r>
      </w:p>
    </w:sdtContent>
  </w:sdt>
  <w:p w:rsidR="004F2D75" w:rsidRDefault="004F2D75" w:rsidP="00567CA1">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pPr>
      <w:pStyle w:val="Pieddepage"/>
      <w:jc w:val="center"/>
    </w:pPr>
  </w:p>
  <w:p w:rsidR="004F2D75" w:rsidRDefault="004F2D7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0649982"/>
      <w:docPartObj>
        <w:docPartGallery w:val="Page Numbers (Bottom of Page)"/>
        <w:docPartUnique/>
      </w:docPartObj>
    </w:sdtPr>
    <w:sdtContent>
      <w:p w:rsidR="004F2D75" w:rsidRDefault="004F2D75">
        <w:pPr>
          <w:pStyle w:val="Pieddepage"/>
          <w:jc w:val="center"/>
        </w:pPr>
        <w:r>
          <w:fldChar w:fldCharType="begin"/>
        </w:r>
        <w:r>
          <w:instrText>PAGE   \* MERGEFORMAT</w:instrText>
        </w:r>
        <w:r>
          <w:fldChar w:fldCharType="separate"/>
        </w:r>
        <w:r w:rsidR="006B69FB">
          <w:rPr>
            <w:noProof/>
          </w:rPr>
          <w:t>52</w:t>
        </w:r>
        <w:r>
          <w:rPr>
            <w:noProof/>
          </w:rPr>
          <w:fldChar w:fldCharType="end"/>
        </w:r>
      </w:p>
    </w:sdtContent>
  </w:sdt>
  <w:p w:rsidR="004F2D75" w:rsidRPr="005B78D5" w:rsidRDefault="004F2D75" w:rsidP="005B78D5">
    <w:pPr>
      <w:pStyle w:val="Pieddepag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673422"/>
      <w:docPartObj>
        <w:docPartGallery w:val="Page Numbers (Bottom of Page)"/>
        <w:docPartUnique/>
      </w:docPartObj>
    </w:sdtPr>
    <w:sdtContent>
      <w:p w:rsidR="004F2D75" w:rsidRDefault="004F2D75">
        <w:pPr>
          <w:pStyle w:val="Pieddepage"/>
          <w:jc w:val="center"/>
        </w:pPr>
        <w:r>
          <w:fldChar w:fldCharType="begin"/>
        </w:r>
        <w:r>
          <w:instrText>PAGE   \* MERGEFORMAT</w:instrText>
        </w:r>
        <w:r>
          <w:fldChar w:fldCharType="separate"/>
        </w:r>
        <w:r w:rsidR="00711221">
          <w:rPr>
            <w:noProof/>
          </w:rPr>
          <w:t>v</w:t>
        </w:r>
        <w:r>
          <w:rPr>
            <w:noProof/>
          </w:rPr>
          <w:fldChar w:fldCharType="end"/>
        </w:r>
      </w:p>
    </w:sdtContent>
  </w:sdt>
  <w:p w:rsidR="004F2D75" w:rsidRDefault="004F2D75" w:rsidP="00567CA1">
    <w:pPr>
      <w:pStyle w:val="Pieddepage"/>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777803"/>
      <w:docPartObj>
        <w:docPartGallery w:val="Page Numbers (Bottom of Page)"/>
        <w:docPartUnique/>
      </w:docPartObj>
    </w:sdtPr>
    <w:sdtContent>
      <w:p w:rsidR="004F2D75" w:rsidRDefault="004F2D75">
        <w:pPr>
          <w:pStyle w:val="Pieddepage"/>
          <w:jc w:val="center"/>
        </w:pPr>
        <w:r>
          <w:fldChar w:fldCharType="begin"/>
        </w:r>
        <w:r>
          <w:instrText>PAGE   \* MERGEFORMAT</w:instrText>
        </w:r>
        <w:r>
          <w:fldChar w:fldCharType="separate"/>
        </w:r>
        <w:r w:rsidR="006B69FB">
          <w:rPr>
            <w:noProof/>
          </w:rPr>
          <w:t>53</w:t>
        </w:r>
        <w:r>
          <w:rPr>
            <w:noProof/>
          </w:rPr>
          <w:fldChar w:fldCharType="end"/>
        </w:r>
      </w:p>
    </w:sdtContent>
  </w:sdt>
  <w:p w:rsidR="004F2D75" w:rsidRDefault="004F2D75" w:rsidP="00567CA1">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9AB" w:rsidRDefault="001809AB" w:rsidP="001151FF">
      <w:pPr>
        <w:spacing w:after="0" w:line="240" w:lineRule="auto"/>
      </w:pPr>
      <w:r>
        <w:separator/>
      </w:r>
    </w:p>
  </w:footnote>
  <w:footnote w:type="continuationSeparator" w:id="0">
    <w:p w:rsidR="001809AB" w:rsidRDefault="001809AB" w:rsidP="001151FF">
      <w:pPr>
        <w:spacing w:after="0" w:line="240" w:lineRule="auto"/>
      </w:pPr>
      <w:r>
        <w:continuationSeparator/>
      </w:r>
    </w:p>
  </w:footnote>
  <w:footnote w:id="1">
    <w:p w:rsidR="004F2D75" w:rsidRDefault="004F2D75">
      <w:pPr>
        <w:pStyle w:val="Notedebasdepage"/>
      </w:pPr>
      <w:r>
        <w:rPr>
          <w:rStyle w:val="Appelnotedebasdep"/>
        </w:rPr>
        <w:footnoteRef/>
      </w:r>
      <w:r>
        <w:t xml:space="preserve"> Nouvelle Offre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605126">
    <w:pPr>
      <w:pStyle w:val="En-tte"/>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4D48C0">
    <w:pPr>
      <w:pStyle w:val="En-tte"/>
      <w:jc w:val="right"/>
    </w:pPr>
    <w:r>
      <w:t>PARTIE 2. TRAVAUX EFFECTUES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DF79F3">
    <w:pPr>
      <w:pStyle w:val="En-tte"/>
      <w:tabs>
        <w:tab w:val="clear" w:pos="9072"/>
        <w:tab w:val="right" w:pos="7938"/>
      </w:tabs>
      <w:jc w:val="right"/>
    </w:pPr>
    <w:r>
      <w:t>PARTIE 3. BILAN</w:t>
    </w:r>
  </w:p>
  <w:p w:rsidR="004F2D75" w:rsidRPr="00DF79F3" w:rsidRDefault="004F2D75" w:rsidP="00DF79F3">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pPr>
      <w:pStyle w:val="En-tte"/>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F521DC">
    <w:pPr>
      <w:pStyle w:val="En-tte"/>
      <w:tabs>
        <w:tab w:val="clear" w:pos="9072"/>
        <w:tab w:val="right" w:pos="7938"/>
      </w:tabs>
      <w:jc w:val="right"/>
    </w:pPr>
    <w:r>
      <w:t>PARTIE 3. BILAN</w:t>
    </w:r>
  </w:p>
  <w:p w:rsidR="004F2D75" w:rsidRDefault="004F2D75">
    <w:pPr>
      <w:pStyle w:val="En-tte"/>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DF79F3">
    <w:pPr>
      <w:pStyle w:val="En-tte"/>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Pr="00DF79F3" w:rsidRDefault="004F2D75" w:rsidP="00DF79F3">
    <w:pPr>
      <w:pStyle w:val="En-tte"/>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DF79F3">
    <w:pPr>
      <w:pStyle w:val="En-tte"/>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DF79F3">
    <w:pPr>
      <w:pStyle w:val="En-tte"/>
      <w:jc w:val="right"/>
    </w:pPr>
    <w:r>
      <w:t>Annexes</w:t>
    </w:r>
  </w:p>
  <w:p w:rsidR="004F2D75" w:rsidRPr="00DF79F3" w:rsidRDefault="004F2D75" w:rsidP="00DF79F3">
    <w:pPr>
      <w:pStyle w:val="En-tte"/>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DF79F3">
    <w:pPr>
      <w:pStyle w:val="En-tte"/>
      <w:jc w:val="right"/>
    </w:pPr>
    <w:r>
      <w:t>Annexes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882A56">
    <w:pPr>
      <w:pStyle w:val="En-tte"/>
      <w:ind w:right="-1276"/>
      <w:jc w:val="right"/>
    </w:pPr>
    <w:r>
      <w:rPr>
        <w:noProof/>
        <w:lang w:eastAsia="fr-FR"/>
      </w:rPr>
      <w:drawing>
        <wp:inline distT="0" distB="0" distL="0" distR="0">
          <wp:extent cx="2034656" cy="687771"/>
          <wp:effectExtent l="0" t="0" r="3810" b="0"/>
          <wp:docPr id="29" name="Image 29" descr="http://biom.ent.upmc.fr/contributor/resources/download/arago/img/logo/UPMC/UPMC_Orange_6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biom.ent.upmc.fr/contributor/resources/download/arago/img/logo/UPMC/UPMC_Orange_60m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2606" cy="697219"/>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882A56">
    <w:pPr>
      <w:pStyle w:val="En-tte"/>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pPr>
      <w:pStyle w:val="En-tte"/>
      <w:jc w:val="center"/>
    </w:pPr>
  </w:p>
  <w:p w:rsidR="004F2D75" w:rsidRDefault="004F2D75" w:rsidP="008B0B72">
    <w:pPr>
      <w:pStyle w:val="En-tte"/>
      <w:tabs>
        <w:tab w:val="clear" w:pos="4536"/>
        <w:tab w:val="clear" w:pos="9072"/>
        <w:tab w:val="left" w:pos="7797"/>
      </w:tabs>
      <w:ind w:right="283"/>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605126">
    <w:pPr>
      <w:pStyle w:val="En-tte"/>
      <w:tabs>
        <w:tab w:val="clear" w:pos="4536"/>
        <w:tab w:val="clear" w:pos="9072"/>
        <w:tab w:val="left" w:pos="8483"/>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605126">
    <w:pPr>
      <w:pStyle w:val="En-tte"/>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F521DC">
    <w:pPr>
      <w:pStyle w:val="En-tte"/>
      <w:tabs>
        <w:tab w:val="clear" w:pos="4536"/>
        <w:tab w:val="clear" w:pos="9072"/>
        <w:tab w:val="right" w:pos="7513"/>
      </w:tabs>
      <w:ind w:right="425"/>
    </w:pPr>
    <w:r>
      <w:tab/>
      <w:t xml:space="preserve">                                                                              PARTIE 1. PRESENTATION DU STAGE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605126">
    <w:pPr>
      <w:pStyle w:val="En-tte"/>
      <w:tabs>
        <w:tab w:val="clear" w:pos="4536"/>
        <w:tab w:val="clear" w:pos="9072"/>
        <w:tab w:val="left" w:pos="8483"/>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D75" w:rsidRDefault="004F2D75" w:rsidP="004D48C0">
    <w:pPr>
      <w:pStyle w:val="En-tte"/>
      <w:tabs>
        <w:tab w:val="clear" w:pos="4536"/>
        <w:tab w:val="clear" w:pos="9072"/>
        <w:tab w:val="left" w:pos="8483"/>
      </w:tabs>
      <w:jc w:val="right"/>
    </w:pPr>
    <w:r>
      <w:t>PARTIE 2. TRAVAUX EFFECTUES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Titre1"/>
      <w:lvlText w:val="%1"/>
      <w:lvlJc w:val="left"/>
      <w:pPr>
        <w:ind w:left="432" w:hanging="432"/>
      </w:pPr>
      <w:rPr>
        <w:rFonts w:hint="default"/>
        <w:color w:val="FFFFFF" w:themeColor="background1"/>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
    <w:nsid w:val="0B6844BD"/>
    <w:multiLevelType w:val="multilevel"/>
    <w:tmpl w:val="B87E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68F48A1"/>
    <w:multiLevelType w:val="multilevel"/>
    <w:tmpl w:val="33B4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FDD3D30"/>
    <w:multiLevelType w:val="hybridMultilevel"/>
    <w:tmpl w:val="3DB48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786008"/>
    <w:multiLevelType w:val="hybridMultilevel"/>
    <w:tmpl w:val="A10256FE"/>
    <w:lvl w:ilvl="0" w:tplc="E1ECD6BC">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EE2BD0"/>
    <w:multiLevelType w:val="hybridMultilevel"/>
    <w:tmpl w:val="05C4A4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4A512A9"/>
    <w:multiLevelType w:val="hybridMultilevel"/>
    <w:tmpl w:val="31A6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BA06215"/>
    <w:multiLevelType w:val="hybridMultilevel"/>
    <w:tmpl w:val="16FC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C9D321B"/>
    <w:multiLevelType w:val="hybridMultilevel"/>
    <w:tmpl w:val="3098B5AC"/>
    <w:lvl w:ilvl="0" w:tplc="26A859F2">
      <w:start w:val="19"/>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EE2567A"/>
    <w:multiLevelType w:val="hybridMultilevel"/>
    <w:tmpl w:val="6B68F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2">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nsid w:val="7FD42CF5"/>
    <w:multiLevelType w:val="hybridMultilevel"/>
    <w:tmpl w:val="41CEEAC0"/>
    <w:lvl w:ilvl="0" w:tplc="A7502114">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8"/>
  </w:num>
  <w:num w:numId="6">
    <w:abstractNumId w:val="2"/>
  </w:num>
  <w:num w:numId="7">
    <w:abstractNumId w:val="5"/>
  </w:num>
  <w:num w:numId="8">
    <w:abstractNumId w:val="26"/>
  </w:num>
  <w:num w:numId="9">
    <w:abstractNumId w:val="7"/>
  </w:num>
  <w:num w:numId="10">
    <w:abstractNumId w:val="0"/>
  </w:num>
  <w:num w:numId="11">
    <w:abstractNumId w:val="25"/>
  </w:num>
  <w:num w:numId="12">
    <w:abstractNumId w:val="32"/>
  </w:num>
  <w:num w:numId="13">
    <w:abstractNumId w:val="12"/>
  </w:num>
  <w:num w:numId="14">
    <w:abstractNumId w:val="34"/>
  </w:num>
  <w:num w:numId="15">
    <w:abstractNumId w:val="30"/>
  </w:num>
  <w:num w:numId="16">
    <w:abstractNumId w:val="1"/>
  </w:num>
  <w:num w:numId="17">
    <w:abstractNumId w:val="33"/>
  </w:num>
  <w:num w:numId="18">
    <w:abstractNumId w:val="31"/>
  </w:num>
  <w:num w:numId="19">
    <w:abstractNumId w:val="27"/>
  </w:num>
  <w:num w:numId="20">
    <w:abstractNumId w:val="11"/>
  </w:num>
  <w:num w:numId="21">
    <w:abstractNumId w:val="14"/>
  </w:num>
  <w:num w:numId="22">
    <w:abstractNumId w:val="6"/>
  </w:num>
  <w:num w:numId="23">
    <w:abstractNumId w:val="28"/>
  </w:num>
  <w:num w:numId="24">
    <w:abstractNumId w:val="19"/>
  </w:num>
  <w:num w:numId="25">
    <w:abstractNumId w:val="29"/>
  </w:num>
  <w:num w:numId="26">
    <w:abstractNumId w:val="3"/>
  </w:num>
  <w:num w:numId="27">
    <w:abstractNumId w:val="10"/>
  </w:num>
  <w:num w:numId="28">
    <w:abstractNumId w:val="15"/>
  </w:num>
  <w:num w:numId="29">
    <w:abstractNumId w:val="18"/>
  </w:num>
  <w:num w:numId="30">
    <w:abstractNumId w:val="22"/>
  </w:num>
  <w:num w:numId="31">
    <w:abstractNumId w:val="24"/>
  </w:num>
  <w:num w:numId="32">
    <w:abstractNumId w:val="20"/>
  </w:num>
  <w:num w:numId="33">
    <w:abstractNumId w:val="23"/>
  </w:num>
  <w:num w:numId="34">
    <w:abstractNumId w:val="17"/>
  </w:num>
  <w:num w:numId="35">
    <w:abstractNumId w:val="35"/>
  </w:num>
  <w:num w:numId="36">
    <w:abstractNumId w:val="16"/>
  </w:num>
  <w:num w:numId="37">
    <w:abstractNumId w:val="13"/>
  </w:num>
  <w:num w:numId="38">
    <w:abstractNumId w:val="4"/>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eni Letaief">
    <w15:presenceInfo w15:providerId="None" w15:userId="Ameni Letai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revisionView w:markup="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A64BF"/>
    <w:rsid w:val="00002163"/>
    <w:rsid w:val="000048C8"/>
    <w:rsid w:val="000105A7"/>
    <w:rsid w:val="0001759A"/>
    <w:rsid w:val="00031562"/>
    <w:rsid w:val="00034E52"/>
    <w:rsid w:val="000373BB"/>
    <w:rsid w:val="000425F9"/>
    <w:rsid w:val="00042C0D"/>
    <w:rsid w:val="00042D5B"/>
    <w:rsid w:val="0004490E"/>
    <w:rsid w:val="00047BD2"/>
    <w:rsid w:val="000520E5"/>
    <w:rsid w:val="00074646"/>
    <w:rsid w:val="0007678E"/>
    <w:rsid w:val="00083569"/>
    <w:rsid w:val="00084F9F"/>
    <w:rsid w:val="000857B9"/>
    <w:rsid w:val="00093919"/>
    <w:rsid w:val="000C13BB"/>
    <w:rsid w:val="000C72A6"/>
    <w:rsid w:val="000D38F7"/>
    <w:rsid w:val="000D3FDA"/>
    <w:rsid w:val="000D4461"/>
    <w:rsid w:val="000E0BF8"/>
    <w:rsid w:val="00110398"/>
    <w:rsid w:val="00112A40"/>
    <w:rsid w:val="001151FF"/>
    <w:rsid w:val="001239D7"/>
    <w:rsid w:val="00124CEB"/>
    <w:rsid w:val="00151CD7"/>
    <w:rsid w:val="00176F23"/>
    <w:rsid w:val="001809AB"/>
    <w:rsid w:val="00181E22"/>
    <w:rsid w:val="001828E8"/>
    <w:rsid w:val="00183B70"/>
    <w:rsid w:val="00184056"/>
    <w:rsid w:val="001859EF"/>
    <w:rsid w:val="00190DF2"/>
    <w:rsid w:val="001B28C5"/>
    <w:rsid w:val="001C3552"/>
    <w:rsid w:val="001C434C"/>
    <w:rsid w:val="001C6C9B"/>
    <w:rsid w:val="001D271A"/>
    <w:rsid w:val="001E5F87"/>
    <w:rsid w:val="001F1355"/>
    <w:rsid w:val="002040B8"/>
    <w:rsid w:val="00214D3B"/>
    <w:rsid w:val="0022327B"/>
    <w:rsid w:val="00251986"/>
    <w:rsid w:val="0026393B"/>
    <w:rsid w:val="002708A2"/>
    <w:rsid w:val="00280C0A"/>
    <w:rsid w:val="0028130D"/>
    <w:rsid w:val="00284631"/>
    <w:rsid w:val="00296983"/>
    <w:rsid w:val="002A3CB4"/>
    <w:rsid w:val="002A3DEB"/>
    <w:rsid w:val="002C427A"/>
    <w:rsid w:val="002C523C"/>
    <w:rsid w:val="002C6618"/>
    <w:rsid w:val="002D0934"/>
    <w:rsid w:val="002D1328"/>
    <w:rsid w:val="002D568F"/>
    <w:rsid w:val="003064F3"/>
    <w:rsid w:val="00307211"/>
    <w:rsid w:val="00311373"/>
    <w:rsid w:val="00326C28"/>
    <w:rsid w:val="003326D2"/>
    <w:rsid w:val="003356BA"/>
    <w:rsid w:val="00361236"/>
    <w:rsid w:val="00363C8D"/>
    <w:rsid w:val="003641EC"/>
    <w:rsid w:val="00364590"/>
    <w:rsid w:val="00366799"/>
    <w:rsid w:val="0038004D"/>
    <w:rsid w:val="003860E6"/>
    <w:rsid w:val="003B7628"/>
    <w:rsid w:val="003B78CE"/>
    <w:rsid w:val="003E3E5D"/>
    <w:rsid w:val="003E4A9A"/>
    <w:rsid w:val="003F0B9A"/>
    <w:rsid w:val="00404111"/>
    <w:rsid w:val="004119C2"/>
    <w:rsid w:val="004202FF"/>
    <w:rsid w:val="00435EC0"/>
    <w:rsid w:val="00444A92"/>
    <w:rsid w:val="00450776"/>
    <w:rsid w:val="00493ADA"/>
    <w:rsid w:val="004A0816"/>
    <w:rsid w:val="004D38D0"/>
    <w:rsid w:val="004D48C0"/>
    <w:rsid w:val="004D69A9"/>
    <w:rsid w:val="004E0A20"/>
    <w:rsid w:val="004E260D"/>
    <w:rsid w:val="004F2D75"/>
    <w:rsid w:val="004F62FB"/>
    <w:rsid w:val="005116DD"/>
    <w:rsid w:val="00525786"/>
    <w:rsid w:val="005328E2"/>
    <w:rsid w:val="00536E67"/>
    <w:rsid w:val="00541FDE"/>
    <w:rsid w:val="00543F7F"/>
    <w:rsid w:val="00545039"/>
    <w:rsid w:val="005452A0"/>
    <w:rsid w:val="00547ED0"/>
    <w:rsid w:val="0055774E"/>
    <w:rsid w:val="0056533E"/>
    <w:rsid w:val="00567CA1"/>
    <w:rsid w:val="005850C1"/>
    <w:rsid w:val="0059285D"/>
    <w:rsid w:val="00597EEE"/>
    <w:rsid w:val="005B0F1B"/>
    <w:rsid w:val="005B78D5"/>
    <w:rsid w:val="005C4C01"/>
    <w:rsid w:val="005D2E69"/>
    <w:rsid w:val="00603BFB"/>
    <w:rsid w:val="00605126"/>
    <w:rsid w:val="00614656"/>
    <w:rsid w:val="0061686A"/>
    <w:rsid w:val="00617809"/>
    <w:rsid w:val="006222C4"/>
    <w:rsid w:val="006247D2"/>
    <w:rsid w:val="00643282"/>
    <w:rsid w:val="00666706"/>
    <w:rsid w:val="00685D56"/>
    <w:rsid w:val="006860A8"/>
    <w:rsid w:val="00690455"/>
    <w:rsid w:val="00694833"/>
    <w:rsid w:val="006B13DD"/>
    <w:rsid w:val="006B69FB"/>
    <w:rsid w:val="006C44F3"/>
    <w:rsid w:val="006C5A61"/>
    <w:rsid w:val="006C5AAA"/>
    <w:rsid w:val="006E52EF"/>
    <w:rsid w:val="00702EA9"/>
    <w:rsid w:val="00707A85"/>
    <w:rsid w:val="00711221"/>
    <w:rsid w:val="0072485B"/>
    <w:rsid w:val="00733AB7"/>
    <w:rsid w:val="0073667D"/>
    <w:rsid w:val="007B1A32"/>
    <w:rsid w:val="007C4165"/>
    <w:rsid w:val="007C7B5D"/>
    <w:rsid w:val="007F3BA9"/>
    <w:rsid w:val="008103E2"/>
    <w:rsid w:val="00810AE8"/>
    <w:rsid w:val="00823A26"/>
    <w:rsid w:val="008343FC"/>
    <w:rsid w:val="00836316"/>
    <w:rsid w:val="00842850"/>
    <w:rsid w:val="00844F1A"/>
    <w:rsid w:val="0084790D"/>
    <w:rsid w:val="008641C7"/>
    <w:rsid w:val="00865258"/>
    <w:rsid w:val="00882A56"/>
    <w:rsid w:val="008B0B72"/>
    <w:rsid w:val="008B3F31"/>
    <w:rsid w:val="008B4389"/>
    <w:rsid w:val="008B6DE0"/>
    <w:rsid w:val="008D5832"/>
    <w:rsid w:val="008E7883"/>
    <w:rsid w:val="009018E9"/>
    <w:rsid w:val="0091042D"/>
    <w:rsid w:val="00920CCB"/>
    <w:rsid w:val="009254C8"/>
    <w:rsid w:val="00931D5B"/>
    <w:rsid w:val="00972417"/>
    <w:rsid w:val="009773AF"/>
    <w:rsid w:val="009912A7"/>
    <w:rsid w:val="0099294E"/>
    <w:rsid w:val="009A43AF"/>
    <w:rsid w:val="009E3B52"/>
    <w:rsid w:val="009E5711"/>
    <w:rsid w:val="009F7DA6"/>
    <w:rsid w:val="00A003B6"/>
    <w:rsid w:val="00A010A5"/>
    <w:rsid w:val="00A02332"/>
    <w:rsid w:val="00A034B0"/>
    <w:rsid w:val="00A17FCD"/>
    <w:rsid w:val="00A23863"/>
    <w:rsid w:val="00A24FC1"/>
    <w:rsid w:val="00A45EB2"/>
    <w:rsid w:val="00A4638E"/>
    <w:rsid w:val="00A51EFF"/>
    <w:rsid w:val="00A60FAA"/>
    <w:rsid w:val="00A6157A"/>
    <w:rsid w:val="00A87A80"/>
    <w:rsid w:val="00A9256F"/>
    <w:rsid w:val="00AA07B4"/>
    <w:rsid w:val="00AA1B55"/>
    <w:rsid w:val="00AA4BC4"/>
    <w:rsid w:val="00AB4BD1"/>
    <w:rsid w:val="00AB5776"/>
    <w:rsid w:val="00AC2291"/>
    <w:rsid w:val="00AC32CA"/>
    <w:rsid w:val="00AF311D"/>
    <w:rsid w:val="00B006EE"/>
    <w:rsid w:val="00B078F1"/>
    <w:rsid w:val="00B13474"/>
    <w:rsid w:val="00B15C0A"/>
    <w:rsid w:val="00B16F49"/>
    <w:rsid w:val="00B173C3"/>
    <w:rsid w:val="00B24E5C"/>
    <w:rsid w:val="00B34526"/>
    <w:rsid w:val="00B526F6"/>
    <w:rsid w:val="00B52B6B"/>
    <w:rsid w:val="00B54F69"/>
    <w:rsid w:val="00B621BC"/>
    <w:rsid w:val="00B71050"/>
    <w:rsid w:val="00B7311E"/>
    <w:rsid w:val="00B73D43"/>
    <w:rsid w:val="00B74B40"/>
    <w:rsid w:val="00B767B6"/>
    <w:rsid w:val="00B87262"/>
    <w:rsid w:val="00B902AA"/>
    <w:rsid w:val="00B93B53"/>
    <w:rsid w:val="00BB4AF1"/>
    <w:rsid w:val="00BB7AFF"/>
    <w:rsid w:val="00BC2426"/>
    <w:rsid w:val="00BC3C6B"/>
    <w:rsid w:val="00BD28C8"/>
    <w:rsid w:val="00BD4243"/>
    <w:rsid w:val="00BD5FF2"/>
    <w:rsid w:val="00BE7070"/>
    <w:rsid w:val="00BF335C"/>
    <w:rsid w:val="00C10EE6"/>
    <w:rsid w:val="00C113D4"/>
    <w:rsid w:val="00C179B8"/>
    <w:rsid w:val="00C311EC"/>
    <w:rsid w:val="00C33E63"/>
    <w:rsid w:val="00C618E8"/>
    <w:rsid w:val="00C75DA7"/>
    <w:rsid w:val="00C76E0A"/>
    <w:rsid w:val="00C965ED"/>
    <w:rsid w:val="00CA2532"/>
    <w:rsid w:val="00CA58D1"/>
    <w:rsid w:val="00CA6CF6"/>
    <w:rsid w:val="00CE0B2E"/>
    <w:rsid w:val="00CE4A82"/>
    <w:rsid w:val="00CF0F25"/>
    <w:rsid w:val="00D004D9"/>
    <w:rsid w:val="00D0598A"/>
    <w:rsid w:val="00D074E9"/>
    <w:rsid w:val="00D21FC5"/>
    <w:rsid w:val="00D30AFF"/>
    <w:rsid w:val="00D611CD"/>
    <w:rsid w:val="00D6202F"/>
    <w:rsid w:val="00D62033"/>
    <w:rsid w:val="00D64788"/>
    <w:rsid w:val="00D82019"/>
    <w:rsid w:val="00D9415A"/>
    <w:rsid w:val="00DA47F6"/>
    <w:rsid w:val="00DA64BF"/>
    <w:rsid w:val="00DB3A80"/>
    <w:rsid w:val="00DB4C3D"/>
    <w:rsid w:val="00DB6C55"/>
    <w:rsid w:val="00DC4268"/>
    <w:rsid w:val="00DE7DE2"/>
    <w:rsid w:val="00DF2431"/>
    <w:rsid w:val="00DF3200"/>
    <w:rsid w:val="00DF6D7D"/>
    <w:rsid w:val="00DF79F3"/>
    <w:rsid w:val="00DF7DE7"/>
    <w:rsid w:val="00E00318"/>
    <w:rsid w:val="00E204B7"/>
    <w:rsid w:val="00E22D78"/>
    <w:rsid w:val="00E22F05"/>
    <w:rsid w:val="00E36CCD"/>
    <w:rsid w:val="00E57C13"/>
    <w:rsid w:val="00E66ACF"/>
    <w:rsid w:val="00EA232C"/>
    <w:rsid w:val="00EB2CD5"/>
    <w:rsid w:val="00EC12A1"/>
    <w:rsid w:val="00EC76A2"/>
    <w:rsid w:val="00EE1476"/>
    <w:rsid w:val="00EF1017"/>
    <w:rsid w:val="00F23141"/>
    <w:rsid w:val="00F249A1"/>
    <w:rsid w:val="00F24D5D"/>
    <w:rsid w:val="00F25F34"/>
    <w:rsid w:val="00F2797C"/>
    <w:rsid w:val="00F40280"/>
    <w:rsid w:val="00F45E70"/>
    <w:rsid w:val="00F521DC"/>
    <w:rsid w:val="00F53AB3"/>
    <w:rsid w:val="00F936C6"/>
    <w:rsid w:val="00F93D63"/>
    <w:rsid w:val="00FA2360"/>
    <w:rsid w:val="00FB2CC5"/>
    <w:rsid w:val="00FC112C"/>
    <w:rsid w:val="00FE00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EDD41F6B-DFA5-4206-8315-D5B72DEA7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6F6"/>
    <w:pPr>
      <w:spacing w:line="360" w:lineRule="auto"/>
      <w:jc w:val="both"/>
    </w:pPr>
    <w:rPr>
      <w:rFonts w:asciiTheme="majorHAnsi" w:hAnsiTheme="majorHAnsi"/>
      <w:sz w:val="24"/>
    </w:rPr>
  </w:style>
  <w:style w:type="paragraph" w:styleId="Titre1">
    <w:name w:val="heading 1"/>
    <w:basedOn w:val="Normal"/>
    <w:next w:val="Normal"/>
    <w:link w:val="Titre1C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Titre2">
    <w:name w:val="heading 2"/>
    <w:basedOn w:val="Normal"/>
    <w:next w:val="Normal"/>
    <w:link w:val="Titre2C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Titre3">
    <w:name w:val="heading 3"/>
    <w:basedOn w:val="Normal"/>
    <w:next w:val="Normal"/>
    <w:link w:val="Titre3C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Titre4">
    <w:name w:val="heading 4"/>
    <w:basedOn w:val="Normal"/>
    <w:next w:val="Normal"/>
    <w:link w:val="Titre4C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Titre5">
    <w:name w:val="heading 5"/>
    <w:basedOn w:val="Normal"/>
    <w:next w:val="Normal"/>
    <w:link w:val="Titre5C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Titre6">
    <w:name w:val="heading 6"/>
    <w:basedOn w:val="Normal"/>
    <w:next w:val="Normal"/>
    <w:link w:val="Titre6C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Titre7">
    <w:name w:val="heading 7"/>
    <w:basedOn w:val="Normal"/>
    <w:next w:val="Normal"/>
    <w:link w:val="Titre7C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Titre8">
    <w:name w:val="heading 8"/>
    <w:basedOn w:val="Normal"/>
    <w:next w:val="Normal"/>
    <w:link w:val="Titre8C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C32CA"/>
    <w:rPr>
      <w:rFonts w:asciiTheme="majorHAnsi" w:eastAsiaTheme="majorEastAsia" w:hAnsiTheme="majorHAnsi" w:cstheme="majorBidi"/>
      <w:b/>
      <w:bCs/>
      <w:color w:val="000000" w:themeColor="text1"/>
      <w:sz w:val="44"/>
      <w:szCs w:val="28"/>
    </w:rPr>
  </w:style>
  <w:style w:type="character" w:customStyle="1" w:styleId="Titre2Car">
    <w:name w:val="Titre 2 Car"/>
    <w:basedOn w:val="Policepardfaut"/>
    <w:link w:val="Titre2"/>
    <w:uiPriority w:val="9"/>
    <w:rsid w:val="00E22D78"/>
    <w:rPr>
      <w:rFonts w:asciiTheme="majorHAnsi" w:eastAsiaTheme="majorEastAsia" w:hAnsiTheme="majorHAnsi" w:cstheme="majorBidi"/>
      <w:b/>
      <w:bCs/>
      <w:color w:val="000000" w:themeColor="text1"/>
      <w:sz w:val="28"/>
      <w:szCs w:val="26"/>
    </w:rPr>
  </w:style>
  <w:style w:type="paragraph" w:styleId="Titre">
    <w:name w:val="Title"/>
    <w:basedOn w:val="Normal"/>
    <w:next w:val="Normal"/>
    <w:link w:val="TitreC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reCar">
    <w:name w:val="Titre Car"/>
    <w:basedOn w:val="Policepardfaut"/>
    <w:link w:val="Titr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Policepardfau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Sansinterligne">
    <w:name w:val="No Spacing"/>
    <w:link w:val="SansinterligneCar"/>
    <w:uiPriority w:val="1"/>
    <w:qFormat/>
    <w:rsid w:val="0056533E"/>
    <w:pPr>
      <w:spacing w:after="0" w:line="240" w:lineRule="auto"/>
    </w:pPr>
    <w:rPr>
      <w:rFonts w:asciiTheme="majorHAnsi" w:eastAsiaTheme="minorEastAsia" w:hAnsiTheme="majorHAnsi"/>
      <w:b/>
      <w:sz w:val="32"/>
      <w:lang w:eastAsia="fr-FR"/>
    </w:rPr>
  </w:style>
  <w:style w:type="character" w:customStyle="1" w:styleId="SansinterligneCar">
    <w:name w:val="Sans interligne Car"/>
    <w:basedOn w:val="Policepardfaut"/>
    <w:link w:val="Sansinterligne"/>
    <w:uiPriority w:val="1"/>
    <w:rsid w:val="0056533E"/>
    <w:rPr>
      <w:rFonts w:asciiTheme="majorHAnsi" w:eastAsiaTheme="minorEastAsia" w:hAnsiTheme="majorHAnsi"/>
      <w:b/>
      <w:sz w:val="32"/>
      <w:lang w:eastAsia="fr-FR"/>
    </w:rPr>
  </w:style>
  <w:style w:type="paragraph" w:styleId="TM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M2">
    <w:name w:val="toc 2"/>
    <w:basedOn w:val="Normal"/>
    <w:next w:val="Normal"/>
    <w:autoRedefine/>
    <w:uiPriority w:val="39"/>
    <w:unhideWhenUsed/>
    <w:rsid w:val="008641C7"/>
    <w:pPr>
      <w:tabs>
        <w:tab w:val="left" w:pos="567"/>
        <w:tab w:val="right" w:leader="dot" w:pos="7371"/>
      </w:tabs>
      <w:spacing w:after="240" w:line="240" w:lineRule="auto"/>
      <w:ind w:left="142" w:right="709"/>
    </w:pPr>
    <w:rPr>
      <w:b/>
      <w:smallCaps/>
      <w:noProof/>
    </w:rPr>
  </w:style>
  <w:style w:type="character" w:styleId="Lienhypertexte">
    <w:name w:val="Hyperlink"/>
    <w:basedOn w:val="Policepardfaut"/>
    <w:uiPriority w:val="99"/>
    <w:unhideWhenUsed/>
    <w:rsid w:val="00B15C0A"/>
    <w:rPr>
      <w:color w:val="0000FF" w:themeColor="hyperlink"/>
      <w:u w:val="single"/>
    </w:rPr>
  </w:style>
  <w:style w:type="paragraph" w:styleId="En-ttedetabledesmatires">
    <w:name w:val="TOC Heading"/>
    <w:basedOn w:val="Titre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Titre3Car">
    <w:name w:val="Titre 3 Car"/>
    <w:basedOn w:val="Policepardfaut"/>
    <w:link w:val="Titre3"/>
    <w:uiPriority w:val="9"/>
    <w:rsid w:val="000048C8"/>
    <w:rPr>
      <w:rFonts w:asciiTheme="majorHAnsi" w:eastAsiaTheme="majorEastAsia" w:hAnsiTheme="majorHAnsi" w:cstheme="majorBidi"/>
      <w:b/>
      <w:color w:val="000000" w:themeColor="text1"/>
      <w:sz w:val="24"/>
      <w:szCs w:val="24"/>
    </w:rPr>
  </w:style>
  <w:style w:type="paragraph" w:styleId="TM3">
    <w:name w:val="toc 3"/>
    <w:basedOn w:val="Normal"/>
    <w:next w:val="Normal"/>
    <w:autoRedefine/>
    <w:uiPriority w:val="39"/>
    <w:unhideWhenUsed/>
    <w:rsid w:val="00D9415A"/>
    <w:pPr>
      <w:tabs>
        <w:tab w:val="left" w:pos="1100"/>
        <w:tab w:val="right" w:leader="dot" w:pos="7371"/>
      </w:tabs>
      <w:spacing w:after="0" w:line="480" w:lineRule="auto"/>
      <w:ind w:firstLine="567"/>
    </w:pPr>
    <w:rPr>
      <w:i/>
      <w:iCs/>
      <w:sz w:val="20"/>
      <w:szCs w:val="20"/>
    </w:rPr>
  </w:style>
  <w:style w:type="paragraph" w:styleId="Paragraphedeliste">
    <w:name w:val="List Paragraph"/>
    <w:basedOn w:val="Normal"/>
    <w:uiPriority w:val="34"/>
    <w:qFormat/>
    <w:rsid w:val="004D38D0"/>
    <w:pPr>
      <w:ind w:left="720"/>
      <w:contextualSpacing/>
    </w:pPr>
  </w:style>
  <w:style w:type="paragraph" w:styleId="Textedebulles">
    <w:name w:val="Balloon Text"/>
    <w:basedOn w:val="Normal"/>
    <w:link w:val="TextedebullesCar"/>
    <w:uiPriority w:val="99"/>
    <w:semiHidden/>
    <w:unhideWhenUsed/>
    <w:rsid w:val="00A6157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M4">
    <w:name w:val="toc 4"/>
    <w:basedOn w:val="Normal"/>
    <w:next w:val="Normal"/>
    <w:autoRedefine/>
    <w:uiPriority w:val="39"/>
    <w:unhideWhenUsed/>
    <w:rsid w:val="001151FF"/>
    <w:pPr>
      <w:spacing w:after="0"/>
      <w:ind w:left="660"/>
    </w:pPr>
    <w:rPr>
      <w:sz w:val="18"/>
      <w:szCs w:val="18"/>
    </w:rPr>
  </w:style>
  <w:style w:type="paragraph" w:styleId="TM5">
    <w:name w:val="toc 5"/>
    <w:basedOn w:val="Normal"/>
    <w:next w:val="Normal"/>
    <w:autoRedefine/>
    <w:uiPriority w:val="39"/>
    <w:unhideWhenUsed/>
    <w:rsid w:val="001151FF"/>
    <w:pPr>
      <w:spacing w:after="0"/>
      <w:ind w:left="880"/>
    </w:pPr>
    <w:rPr>
      <w:sz w:val="18"/>
      <w:szCs w:val="18"/>
    </w:rPr>
  </w:style>
  <w:style w:type="paragraph" w:styleId="TM6">
    <w:name w:val="toc 6"/>
    <w:basedOn w:val="Normal"/>
    <w:next w:val="Normal"/>
    <w:autoRedefine/>
    <w:uiPriority w:val="39"/>
    <w:unhideWhenUsed/>
    <w:rsid w:val="001151FF"/>
    <w:pPr>
      <w:spacing w:after="0"/>
      <w:ind w:left="1100"/>
    </w:pPr>
    <w:rPr>
      <w:sz w:val="18"/>
      <w:szCs w:val="18"/>
    </w:rPr>
  </w:style>
  <w:style w:type="paragraph" w:styleId="TM7">
    <w:name w:val="toc 7"/>
    <w:basedOn w:val="Normal"/>
    <w:next w:val="Normal"/>
    <w:autoRedefine/>
    <w:uiPriority w:val="39"/>
    <w:unhideWhenUsed/>
    <w:rsid w:val="001151FF"/>
    <w:pPr>
      <w:spacing w:after="0"/>
      <w:ind w:left="1320"/>
    </w:pPr>
    <w:rPr>
      <w:sz w:val="18"/>
      <w:szCs w:val="18"/>
    </w:rPr>
  </w:style>
  <w:style w:type="paragraph" w:styleId="TM8">
    <w:name w:val="toc 8"/>
    <w:basedOn w:val="Normal"/>
    <w:next w:val="Normal"/>
    <w:autoRedefine/>
    <w:uiPriority w:val="39"/>
    <w:unhideWhenUsed/>
    <w:rsid w:val="001151FF"/>
    <w:pPr>
      <w:spacing w:after="0"/>
      <w:ind w:left="1540"/>
    </w:pPr>
    <w:rPr>
      <w:sz w:val="18"/>
      <w:szCs w:val="18"/>
    </w:rPr>
  </w:style>
  <w:style w:type="paragraph" w:styleId="TM9">
    <w:name w:val="toc 9"/>
    <w:basedOn w:val="Normal"/>
    <w:next w:val="Normal"/>
    <w:autoRedefine/>
    <w:uiPriority w:val="39"/>
    <w:unhideWhenUsed/>
    <w:rsid w:val="001151FF"/>
    <w:pPr>
      <w:spacing w:after="0"/>
      <w:ind w:left="1760"/>
    </w:pPr>
    <w:rPr>
      <w:sz w:val="18"/>
      <w:szCs w:val="18"/>
    </w:rPr>
  </w:style>
  <w:style w:type="paragraph" w:styleId="En-tte">
    <w:name w:val="header"/>
    <w:basedOn w:val="Normal"/>
    <w:link w:val="En-tteCar"/>
    <w:uiPriority w:val="99"/>
    <w:unhideWhenUsed/>
    <w:rsid w:val="001151FF"/>
    <w:pPr>
      <w:tabs>
        <w:tab w:val="center" w:pos="4536"/>
        <w:tab w:val="right" w:pos="9072"/>
      </w:tabs>
      <w:spacing w:after="0" w:line="240" w:lineRule="auto"/>
    </w:pPr>
  </w:style>
  <w:style w:type="character" w:customStyle="1" w:styleId="En-tteCar">
    <w:name w:val="En-tête Car"/>
    <w:basedOn w:val="Policepardfaut"/>
    <w:link w:val="En-tte"/>
    <w:uiPriority w:val="99"/>
    <w:rsid w:val="001151FF"/>
  </w:style>
  <w:style w:type="paragraph" w:styleId="Pieddepage">
    <w:name w:val="footer"/>
    <w:basedOn w:val="Normal"/>
    <w:link w:val="PieddepageCar"/>
    <w:uiPriority w:val="99"/>
    <w:unhideWhenUsed/>
    <w:rsid w:val="001151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51FF"/>
  </w:style>
  <w:style w:type="character" w:customStyle="1" w:styleId="Titre4Car">
    <w:name w:val="Titre 4 Car"/>
    <w:basedOn w:val="Policepardfaut"/>
    <w:link w:val="Titre4"/>
    <w:uiPriority w:val="9"/>
    <w:rsid w:val="008B4389"/>
    <w:rPr>
      <w:rFonts w:ascii="Cambria" w:eastAsiaTheme="majorEastAsia" w:hAnsi="Cambria" w:cstheme="majorBidi"/>
      <w:b/>
      <w:iCs/>
      <w:color w:val="000000" w:themeColor="text1"/>
      <w:sz w:val="24"/>
    </w:rPr>
  </w:style>
  <w:style w:type="character" w:customStyle="1" w:styleId="Titre5Car">
    <w:name w:val="Titre 5 Car"/>
    <w:basedOn w:val="Policepardfaut"/>
    <w:link w:val="Titre5"/>
    <w:uiPriority w:val="9"/>
    <w:semiHidden/>
    <w:rsid w:val="00E22D78"/>
    <w:rPr>
      <w:rFonts w:asciiTheme="majorHAnsi" w:eastAsiaTheme="majorEastAsia" w:hAnsiTheme="majorHAnsi" w:cstheme="majorBidi"/>
      <w:color w:val="365F91" w:themeColor="accent1" w:themeShade="BF"/>
      <w:sz w:val="24"/>
    </w:rPr>
  </w:style>
  <w:style w:type="character" w:customStyle="1" w:styleId="Titre6Car">
    <w:name w:val="Titre 6 Car"/>
    <w:basedOn w:val="Policepardfaut"/>
    <w:link w:val="Titre6"/>
    <w:uiPriority w:val="9"/>
    <w:semiHidden/>
    <w:rsid w:val="00E22D78"/>
    <w:rPr>
      <w:rFonts w:asciiTheme="majorHAnsi" w:eastAsiaTheme="majorEastAsia" w:hAnsiTheme="majorHAnsi" w:cstheme="majorBidi"/>
      <w:color w:val="243F60" w:themeColor="accent1" w:themeShade="7F"/>
      <w:sz w:val="24"/>
    </w:rPr>
  </w:style>
  <w:style w:type="character" w:customStyle="1" w:styleId="Titre7Car">
    <w:name w:val="Titre 7 Car"/>
    <w:basedOn w:val="Policepardfaut"/>
    <w:link w:val="Titre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Policepardfaut"/>
    <w:rsid w:val="00D0598A"/>
  </w:style>
  <w:style w:type="paragraph" w:styleId="Notedefin">
    <w:name w:val="endnote text"/>
    <w:basedOn w:val="Normal"/>
    <w:link w:val="NotedefinCar"/>
    <w:uiPriority w:val="99"/>
    <w:semiHidden/>
    <w:unhideWhenUsed/>
    <w:rsid w:val="0038004D"/>
    <w:pPr>
      <w:spacing w:after="0" w:line="240" w:lineRule="auto"/>
    </w:pPr>
    <w:rPr>
      <w:sz w:val="20"/>
      <w:szCs w:val="20"/>
    </w:rPr>
  </w:style>
  <w:style w:type="character" w:customStyle="1" w:styleId="NotedefinCar">
    <w:name w:val="Note de fin Car"/>
    <w:basedOn w:val="Policepardfaut"/>
    <w:link w:val="Notedefin"/>
    <w:uiPriority w:val="99"/>
    <w:semiHidden/>
    <w:rsid w:val="0038004D"/>
    <w:rPr>
      <w:rFonts w:asciiTheme="majorHAnsi" w:hAnsiTheme="majorHAnsi"/>
      <w:sz w:val="20"/>
      <w:szCs w:val="20"/>
    </w:rPr>
  </w:style>
  <w:style w:type="character" w:styleId="Appeldenotedefin">
    <w:name w:val="endnote reference"/>
    <w:basedOn w:val="Policepardfaut"/>
    <w:uiPriority w:val="99"/>
    <w:semiHidden/>
    <w:unhideWhenUsed/>
    <w:rsid w:val="0038004D"/>
    <w:rPr>
      <w:vertAlign w:val="superscript"/>
    </w:rPr>
  </w:style>
  <w:style w:type="paragraph" w:styleId="Notedebasdepage">
    <w:name w:val="footnote text"/>
    <w:basedOn w:val="Normal"/>
    <w:link w:val="NotedebasdepageCar"/>
    <w:uiPriority w:val="99"/>
    <w:semiHidden/>
    <w:unhideWhenUsed/>
    <w:rsid w:val="0038004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04D"/>
    <w:rPr>
      <w:rFonts w:asciiTheme="majorHAnsi" w:hAnsiTheme="majorHAnsi"/>
      <w:sz w:val="20"/>
      <w:szCs w:val="20"/>
    </w:rPr>
  </w:style>
  <w:style w:type="character" w:styleId="Appelnotedebasdep">
    <w:name w:val="footnote reference"/>
    <w:basedOn w:val="Policepardfau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BE7070"/>
  </w:style>
  <w:style w:type="table" w:customStyle="1" w:styleId="TableauListe6Couleur1">
    <w:name w:val="Tableau List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au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utableau">
    <w:name w:val="Table Grid"/>
    <w:basedOn w:val="Tableau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unhideWhenUsed/>
    <w:rsid w:val="008D5832"/>
    <w:pPr>
      <w:spacing w:after="0"/>
    </w:pPr>
  </w:style>
  <w:style w:type="character" w:styleId="lev">
    <w:name w:val="Strong"/>
    <w:basedOn w:val="Policepardfaut"/>
    <w:uiPriority w:val="22"/>
    <w:qFormat/>
    <w:rsid w:val="001828E8"/>
    <w:rPr>
      <w:b/>
      <w:bCs/>
    </w:rPr>
  </w:style>
  <w:style w:type="paragraph" w:styleId="PrformatHTML">
    <w:name w:val="HTML Preformatted"/>
    <w:basedOn w:val="Normal"/>
    <w:link w:val="PrformatHTMLC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PrformatHTMLCar">
    <w:name w:val="Préformaté HTML Car"/>
    <w:basedOn w:val="Policepardfaut"/>
    <w:link w:val="PrformatHTML"/>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Accentuation">
    <w:name w:val="Emphasis"/>
    <w:basedOn w:val="Policepardfaut"/>
    <w:uiPriority w:val="20"/>
    <w:qFormat/>
    <w:rsid w:val="00047BD2"/>
    <w:rPr>
      <w:i/>
      <w:iCs/>
    </w:rPr>
  </w:style>
  <w:style w:type="character" w:customStyle="1" w:styleId="lang-en">
    <w:name w:val="lang-en"/>
    <w:basedOn w:val="Policepardfaut"/>
    <w:rsid w:val="000E0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37920">
      <w:bodyDiv w:val="1"/>
      <w:marLeft w:val="0"/>
      <w:marRight w:val="0"/>
      <w:marTop w:val="0"/>
      <w:marBottom w:val="0"/>
      <w:divBdr>
        <w:top w:val="none" w:sz="0" w:space="0" w:color="auto"/>
        <w:left w:val="none" w:sz="0" w:space="0" w:color="auto"/>
        <w:bottom w:val="none" w:sz="0" w:space="0" w:color="auto"/>
        <w:right w:val="none" w:sz="0" w:space="0" w:color="auto"/>
      </w:divBdr>
    </w:div>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188882264">
      <w:bodyDiv w:val="1"/>
      <w:marLeft w:val="0"/>
      <w:marRight w:val="0"/>
      <w:marTop w:val="0"/>
      <w:marBottom w:val="0"/>
      <w:divBdr>
        <w:top w:val="none" w:sz="0" w:space="0" w:color="auto"/>
        <w:left w:val="none" w:sz="0" w:space="0" w:color="auto"/>
        <w:bottom w:val="none" w:sz="0" w:space="0" w:color="auto"/>
        <w:right w:val="none" w:sz="0" w:space="0" w:color="auto"/>
      </w:divBdr>
      <w:divsChild>
        <w:div w:id="335038419">
          <w:marLeft w:val="288"/>
          <w:marRight w:val="0"/>
          <w:marTop w:val="77"/>
          <w:marBottom w:val="0"/>
          <w:divBdr>
            <w:top w:val="none" w:sz="0" w:space="0" w:color="auto"/>
            <w:left w:val="none" w:sz="0" w:space="0" w:color="auto"/>
            <w:bottom w:val="none" w:sz="0" w:space="0" w:color="auto"/>
            <w:right w:val="none" w:sz="0" w:space="0" w:color="auto"/>
          </w:divBdr>
        </w:div>
        <w:div w:id="1690983715">
          <w:marLeft w:val="562"/>
          <w:marRight w:val="0"/>
          <w:marTop w:val="67"/>
          <w:marBottom w:val="0"/>
          <w:divBdr>
            <w:top w:val="none" w:sz="0" w:space="0" w:color="auto"/>
            <w:left w:val="none" w:sz="0" w:space="0" w:color="auto"/>
            <w:bottom w:val="none" w:sz="0" w:space="0" w:color="auto"/>
            <w:right w:val="none" w:sz="0" w:space="0" w:color="auto"/>
          </w:divBdr>
        </w:div>
        <w:div w:id="2022734314">
          <w:marLeft w:val="850"/>
          <w:marRight w:val="0"/>
          <w:marTop w:val="58"/>
          <w:marBottom w:val="0"/>
          <w:divBdr>
            <w:top w:val="none" w:sz="0" w:space="0" w:color="auto"/>
            <w:left w:val="none" w:sz="0" w:space="0" w:color="auto"/>
            <w:bottom w:val="none" w:sz="0" w:space="0" w:color="auto"/>
            <w:right w:val="none" w:sz="0" w:space="0" w:color="auto"/>
          </w:divBdr>
        </w:div>
        <w:div w:id="1429496840">
          <w:marLeft w:val="850"/>
          <w:marRight w:val="0"/>
          <w:marTop w:val="58"/>
          <w:marBottom w:val="0"/>
          <w:divBdr>
            <w:top w:val="none" w:sz="0" w:space="0" w:color="auto"/>
            <w:left w:val="none" w:sz="0" w:space="0" w:color="auto"/>
            <w:bottom w:val="none" w:sz="0" w:space="0" w:color="auto"/>
            <w:right w:val="none" w:sz="0" w:space="0" w:color="auto"/>
          </w:divBdr>
        </w:div>
        <w:div w:id="279383721">
          <w:marLeft w:val="562"/>
          <w:marRight w:val="0"/>
          <w:marTop w:val="67"/>
          <w:marBottom w:val="0"/>
          <w:divBdr>
            <w:top w:val="none" w:sz="0" w:space="0" w:color="auto"/>
            <w:left w:val="none" w:sz="0" w:space="0" w:color="auto"/>
            <w:bottom w:val="none" w:sz="0" w:space="0" w:color="auto"/>
            <w:right w:val="none" w:sz="0" w:space="0" w:color="auto"/>
          </w:divBdr>
        </w:div>
        <w:div w:id="266085018">
          <w:marLeft w:val="850"/>
          <w:marRight w:val="0"/>
          <w:marTop w:val="58"/>
          <w:marBottom w:val="0"/>
          <w:divBdr>
            <w:top w:val="none" w:sz="0" w:space="0" w:color="auto"/>
            <w:left w:val="none" w:sz="0" w:space="0" w:color="auto"/>
            <w:bottom w:val="none" w:sz="0" w:space="0" w:color="auto"/>
            <w:right w:val="none" w:sz="0" w:space="0" w:color="auto"/>
          </w:divBdr>
        </w:div>
      </w:divsChild>
    </w:div>
    <w:div w:id="293296728">
      <w:bodyDiv w:val="1"/>
      <w:marLeft w:val="0"/>
      <w:marRight w:val="0"/>
      <w:marTop w:val="0"/>
      <w:marBottom w:val="0"/>
      <w:divBdr>
        <w:top w:val="none" w:sz="0" w:space="0" w:color="auto"/>
        <w:left w:val="none" w:sz="0" w:space="0" w:color="auto"/>
        <w:bottom w:val="none" w:sz="0" w:space="0" w:color="auto"/>
        <w:right w:val="none" w:sz="0" w:space="0" w:color="auto"/>
      </w:divBdr>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316110884">
      <w:bodyDiv w:val="1"/>
      <w:marLeft w:val="0"/>
      <w:marRight w:val="0"/>
      <w:marTop w:val="0"/>
      <w:marBottom w:val="0"/>
      <w:divBdr>
        <w:top w:val="none" w:sz="0" w:space="0" w:color="auto"/>
        <w:left w:val="none" w:sz="0" w:space="0" w:color="auto"/>
        <w:bottom w:val="none" w:sz="0" w:space="0" w:color="auto"/>
        <w:right w:val="none" w:sz="0" w:space="0" w:color="auto"/>
      </w:divBdr>
      <w:divsChild>
        <w:div w:id="1384526318">
          <w:marLeft w:val="850"/>
          <w:marRight w:val="0"/>
          <w:marTop w:val="58"/>
          <w:marBottom w:val="0"/>
          <w:divBdr>
            <w:top w:val="none" w:sz="0" w:space="0" w:color="auto"/>
            <w:left w:val="none" w:sz="0" w:space="0" w:color="auto"/>
            <w:bottom w:val="none" w:sz="0" w:space="0" w:color="auto"/>
            <w:right w:val="none" w:sz="0" w:space="0" w:color="auto"/>
          </w:divBdr>
        </w:div>
      </w:divsChild>
    </w:div>
    <w:div w:id="335108882">
      <w:bodyDiv w:val="1"/>
      <w:marLeft w:val="0"/>
      <w:marRight w:val="0"/>
      <w:marTop w:val="0"/>
      <w:marBottom w:val="0"/>
      <w:divBdr>
        <w:top w:val="none" w:sz="0" w:space="0" w:color="auto"/>
        <w:left w:val="none" w:sz="0" w:space="0" w:color="auto"/>
        <w:bottom w:val="none" w:sz="0" w:space="0" w:color="auto"/>
        <w:right w:val="none" w:sz="0" w:space="0" w:color="auto"/>
      </w:divBdr>
    </w:div>
    <w:div w:id="453788012">
      <w:bodyDiv w:val="1"/>
      <w:marLeft w:val="0"/>
      <w:marRight w:val="0"/>
      <w:marTop w:val="0"/>
      <w:marBottom w:val="0"/>
      <w:divBdr>
        <w:top w:val="none" w:sz="0" w:space="0" w:color="auto"/>
        <w:left w:val="none" w:sz="0" w:space="0" w:color="auto"/>
        <w:bottom w:val="none" w:sz="0" w:space="0" w:color="auto"/>
        <w:right w:val="none" w:sz="0" w:space="0" w:color="auto"/>
      </w:divBdr>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36685537">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42108761">
      <w:bodyDiv w:val="1"/>
      <w:marLeft w:val="0"/>
      <w:marRight w:val="0"/>
      <w:marTop w:val="0"/>
      <w:marBottom w:val="0"/>
      <w:divBdr>
        <w:top w:val="none" w:sz="0" w:space="0" w:color="auto"/>
        <w:left w:val="none" w:sz="0" w:space="0" w:color="auto"/>
        <w:bottom w:val="none" w:sz="0" w:space="0" w:color="auto"/>
        <w:right w:val="none" w:sz="0" w:space="0" w:color="auto"/>
      </w:divBdr>
    </w:div>
    <w:div w:id="948589154">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204950972">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629505117">
      <w:bodyDiv w:val="1"/>
      <w:marLeft w:val="0"/>
      <w:marRight w:val="0"/>
      <w:marTop w:val="0"/>
      <w:marBottom w:val="0"/>
      <w:divBdr>
        <w:top w:val="none" w:sz="0" w:space="0" w:color="auto"/>
        <w:left w:val="none" w:sz="0" w:space="0" w:color="auto"/>
        <w:bottom w:val="none" w:sz="0" w:space="0" w:color="auto"/>
        <w:right w:val="none" w:sz="0" w:space="0" w:color="auto"/>
      </w:divBdr>
    </w:div>
    <w:div w:id="1671180447">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 w:id="191419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5.xml"/><Relationship Id="rId42" Type="http://schemas.openxmlformats.org/officeDocument/2006/relationships/header" Target="header9.xml"/><Relationship Id="rId47" Type="http://schemas.openxmlformats.org/officeDocument/2006/relationships/header" Target="header12.xml"/><Relationship Id="rId63" Type="http://schemas.openxmlformats.org/officeDocument/2006/relationships/header" Target="header16.xml"/><Relationship Id="rId6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png"/><Relationship Id="rId11" Type="http://schemas.openxmlformats.org/officeDocument/2006/relationships/hyperlink" Target="http://www.coheris.com/"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hyperlink" Target="https://fr.wikipedia.org/wiki/Sp%C3%A9cification_(norme_technique)" TargetMode="External"/><Relationship Id="rId58" Type="http://schemas.openxmlformats.org/officeDocument/2006/relationships/hyperlink" Target="https://fr.wikipedia.org/wiki/Plate-forme_Java" TargetMode="External"/><Relationship Id="rId66"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fr.wikipedia.org/wiki/Biblioth%C3%A8que_(logicielle)" TargetMode="External"/><Relationship Id="rId19" Type="http://schemas.openxmlformats.org/officeDocument/2006/relationships/footer" Target="footer4.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0.xml"/><Relationship Id="rId48" Type="http://schemas.openxmlformats.org/officeDocument/2006/relationships/header" Target="header13.xml"/><Relationship Id="rId56" Type="http://schemas.openxmlformats.org/officeDocument/2006/relationships/hyperlink" Target="https://fr.wikipedia.org/wiki/Oracle_(entreprise)" TargetMode="External"/><Relationship Id="rId64" Type="http://schemas.openxmlformats.org/officeDocument/2006/relationships/image" Target="media/image23.png"/><Relationship Id="rId69"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hyperlink" Target="http://ddd-cqrs-leaven.blogspot.fr/"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1.xml"/><Relationship Id="rId59" Type="http://schemas.openxmlformats.org/officeDocument/2006/relationships/hyperlink" Target="https://fr.wikipedia.org/wiki/Machine_virtuelle_java" TargetMode="External"/><Relationship Id="rId67" Type="http://schemas.openxmlformats.org/officeDocument/2006/relationships/image" Target="media/image26.png"/><Relationship Id="rId20" Type="http://schemas.openxmlformats.org/officeDocument/2006/relationships/header" Target="header5.xml"/><Relationship Id="rId41" Type="http://schemas.openxmlformats.org/officeDocument/2006/relationships/image" Target="media/image19.png"/><Relationship Id="rId54" Type="http://schemas.openxmlformats.org/officeDocument/2006/relationships/hyperlink" Target="https://fr.wikipedia.org/wiki/Technique" TargetMode="External"/><Relationship Id="rId62" Type="http://schemas.openxmlformats.org/officeDocument/2006/relationships/header" Target="header15.xml"/><Relationship Id="rId70"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hyperlink" Target="https://fr.wikipedia.org/wiki/Langage_de_programmation" TargetMode="External"/><Relationship Id="rId10" Type="http://schemas.openxmlformats.org/officeDocument/2006/relationships/hyperlink" Target="http://www.coheris.com/"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hyperlink" Target="http://quartz-scheduler.org/documentation" TargetMode="External"/><Relationship Id="rId60" Type="http://schemas.openxmlformats.org/officeDocument/2006/relationships/hyperlink" Target="https://fr.wikipedia.org/wiki/Bytecode" TargetMode="External"/><Relationship Id="rId65" Type="http://schemas.openxmlformats.org/officeDocument/2006/relationships/image" Target="media/image2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coh.coheris.com/display/~lchabot" TargetMode="Externa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eader" Target="header14.xml"/><Relationship Id="rId55" Type="http://schemas.openxmlformats.org/officeDocument/2006/relationships/hyperlink" Target="https://fr.wikipedia.org/wiki/Java_(technique)" TargetMode="External"/><Relationship Id="rId7" Type="http://schemas.openxmlformats.org/officeDocument/2006/relationships/endnotes" Target="endnotes.xml"/><Relationship Id="rId7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ous</b:Tag>
    <b:SourceType>Misc</b:SourceType>
    <b:Guid>{E292DC5F-8B48-4797-B366-692E91DED90C}</b:Guid>
    <b:Author>
      <b:Author>
        <b:NameList>
          <b:Person>
            <b:Last>ouss</b:Last>
          </b:Person>
        </b:NameList>
      </b:Author>
    </b:Author>
    <b:Title>coco</b:Title>
    <b:RefOrder>2</b:RefOrder>
  </b:Source>
  <b:Source>
    <b:Tag>Abe</b:Tag>
    <b:SourceType>Report</b:SourceType>
    <b:Guid>{3B144ED3-5F68-4E5A-9500-54CEEC3B7C04}</b:Guid>
    <b:Title>Domain-Driven-Design vite fait</b:Title>
    <b:Author>
      <b:Author>
        <b:NameList>
          <b:Person>
            <b:Last>Marinescu</b:Last>
            <b:First>Abel</b:First>
            <b:Middle>Avram &amp; Floyd</b:Middle>
          </b:Person>
        </b:NameList>
      </b:Author>
    </b:Author>
    <b:RefOrder>1</b:RefOrder>
  </b:Source>
</b:Sources>
</file>

<file path=customXml/itemProps1.xml><?xml version="1.0" encoding="utf-8"?>
<ds:datastoreItem xmlns:ds="http://schemas.openxmlformats.org/officeDocument/2006/customXml" ds:itemID="{28F09C57-1D9D-4357-A0C2-791AD4D7B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61</Pages>
  <Words>10739</Words>
  <Characters>59068</Characters>
  <Application>Microsoft Office Word</Application>
  <DocSecurity>0</DocSecurity>
  <Lines>492</Lines>
  <Paragraphs>139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Stage de fin d’étude</vt:lpstr>
      <vt:lpstr>Rapport de Stage de fin d’étude</vt:lpstr>
    </vt:vector>
  </TitlesOfParts>
  <Company>COHERIS</Company>
  <LinksUpToDate>false</LinksUpToDate>
  <CharactersWithSpaces>69668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d’étude</dc:title>
  <dc:creator>EL ABED</dc:creator>
  <cp:lastModifiedBy>Ameni Letaief</cp:lastModifiedBy>
  <cp:revision>16</cp:revision>
  <dcterms:created xsi:type="dcterms:W3CDTF">2015-09-03T14:53:00Z</dcterms:created>
  <dcterms:modified xsi:type="dcterms:W3CDTF">2015-09-03T19:24:00Z</dcterms:modified>
</cp:coreProperties>
</file>